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3F1D5" w14:textId="767B0143" w:rsidR="00B73B2B" w:rsidRDefault="00B73B2B" w:rsidP="00B73B2B">
      <w:pPr>
        <w:rPr>
          <w:rStyle w:val="PageNumber"/>
          <w:rFonts w:ascii="Franklin Gothic Demi Cond" w:hAnsi="Franklin Gothic Demi Cond" w:cs="Cordia New"/>
          <w:color w:val="808080"/>
          <w:sz w:val="52"/>
          <w:szCs w:val="52"/>
          <w:cs/>
        </w:rPr>
      </w:pPr>
    </w:p>
    <w:p w14:paraId="59690F97" w14:textId="5EAEDB17" w:rsidR="00B73B2B" w:rsidRDefault="00B73B2B" w:rsidP="00DE46CD">
      <w:pPr>
        <w:ind w:firstLine="720"/>
        <w:rPr>
          <w:rStyle w:val="PageNumber"/>
          <w:rFonts w:ascii="Franklin Gothic Demi Cond" w:hAnsi="Franklin Gothic Demi Cond" w:cs="Cordia New"/>
          <w:color w:val="808080"/>
          <w:sz w:val="52"/>
          <w:szCs w:val="52"/>
        </w:rPr>
      </w:pPr>
      <w:r w:rsidRPr="1A77556B">
        <w:rPr>
          <w:rStyle w:val="PageNumber"/>
          <w:rFonts w:ascii="Franklin Gothic Demi Cond" w:hAnsi="Franklin Gothic Demi Cond" w:cs="Cordia New"/>
          <w:color w:val="808080" w:themeColor="background1" w:themeShade="80"/>
          <w:sz w:val="52"/>
          <w:szCs w:val="52"/>
        </w:rPr>
        <w:t>User Acceptance Test</w:t>
      </w:r>
      <w:r w:rsidR="00912847">
        <w:rPr>
          <w:rStyle w:val="PageNumber"/>
          <w:rFonts w:ascii="Franklin Gothic Demi Cond" w:hAnsi="Franklin Gothic Demi Cond" w:cs="Cordia New"/>
          <w:color w:val="808080" w:themeColor="background1" w:themeShade="80"/>
          <w:sz w:val="52"/>
          <w:szCs w:val="52"/>
        </w:rPr>
        <w:t xml:space="preserve"> </w:t>
      </w:r>
      <w:r w:rsidR="00912847" w:rsidRPr="00912847">
        <w:rPr>
          <w:rStyle w:val="PageNumber"/>
          <w:rFonts w:ascii="Franklin Gothic Demi Cond" w:hAnsi="Franklin Gothic Demi Cond" w:cs="Cordia New"/>
          <w:color w:val="808080" w:themeColor="background1" w:themeShade="80"/>
          <w:sz w:val="52"/>
          <w:szCs w:val="52"/>
        </w:rPr>
        <w:t>D</w:t>
      </w:r>
      <w:r w:rsidR="00912847">
        <w:rPr>
          <w:rStyle w:val="PageNumber"/>
          <w:rFonts w:ascii="Franklin Gothic Demi Cond" w:hAnsi="Franklin Gothic Demi Cond" w:cs="Cordia New"/>
          <w:color w:val="808080" w:themeColor="background1" w:themeShade="80"/>
          <w:sz w:val="52"/>
          <w:szCs w:val="52"/>
        </w:rPr>
        <w:t>ocument</w:t>
      </w:r>
    </w:p>
    <w:p w14:paraId="2E87FAF5" w14:textId="77777777" w:rsidR="00B73B2B" w:rsidRPr="00F56D0E" w:rsidRDefault="00B73B2B" w:rsidP="00B73B2B">
      <w:pPr>
        <w:rPr>
          <w:rStyle w:val="PageNumber"/>
          <w:rFonts w:ascii="Franklin Gothic Demi Cond" w:hAnsi="Franklin Gothic Demi Cond" w:cs="Cordia New"/>
          <w:color w:val="808080"/>
          <w:sz w:val="52"/>
          <w:szCs w:val="52"/>
        </w:rPr>
      </w:pPr>
    </w:p>
    <w:p w14:paraId="31B36072" w14:textId="5FEABEBF" w:rsidR="00B73B2B" w:rsidRPr="007B77AD" w:rsidRDefault="00B73B2B" w:rsidP="6BB0E270">
      <w:pPr>
        <w:pStyle w:val="WZCover1"/>
        <w:jc w:val="left"/>
        <w:rPr>
          <w:rStyle w:val="PageNumber"/>
          <w:rFonts w:ascii="Kanit" w:hAnsi="Kanit" w:cs="Cordia New"/>
          <w:b w:val="0"/>
          <w:i w:val="0"/>
          <w:color w:val="00B0F0"/>
          <w:sz w:val="42"/>
          <w:szCs w:val="42"/>
          <w:cs/>
          <w:lang w:bidi="th-TH"/>
        </w:rPr>
      </w:pPr>
      <w:r w:rsidRPr="6BB0E270">
        <w:rPr>
          <w:rFonts w:ascii="Kanit" w:hAnsi="Kanit" w:cs="Cordia New"/>
          <w:b w:val="0"/>
          <w:i w:val="0"/>
          <w:color w:val="00B0F0"/>
          <w:sz w:val="52"/>
          <w:szCs w:val="52"/>
        </w:rPr>
        <w:t xml:space="preserve">            </w:t>
      </w:r>
      <w:r w:rsidRPr="6BB0E270">
        <w:rPr>
          <w:rFonts w:ascii="Kanit" w:hAnsi="Kanit" w:cs="Cordia New"/>
          <w:b w:val="0"/>
          <w:i w:val="0"/>
          <w:color w:val="00B0F0"/>
          <w:sz w:val="30"/>
          <w:szCs w:val="30"/>
          <w:lang w:bidi="th-TH"/>
        </w:rPr>
        <w:t>Project:</w:t>
      </w:r>
      <w:r w:rsidR="000F6EBC" w:rsidRPr="6BB0E270">
        <w:rPr>
          <w:rFonts w:ascii="Kanit" w:hAnsi="Kanit" w:cs="Cordia New"/>
          <w:b w:val="0"/>
          <w:i w:val="0"/>
          <w:color w:val="00B0F0"/>
          <w:sz w:val="30"/>
          <w:szCs w:val="30"/>
          <w:lang w:bidi="th-TH"/>
        </w:rPr>
        <w:t xml:space="preserve"> </w:t>
      </w:r>
      <w:r w:rsidR="003050CD" w:rsidRPr="003050CD">
        <w:rPr>
          <w:rFonts w:ascii="Kanit" w:hAnsi="Kanit" w:cs="Cordia New"/>
          <w:b w:val="0"/>
          <w:i w:val="0"/>
          <w:color w:val="00B0F0"/>
          <w:sz w:val="30"/>
          <w:szCs w:val="30"/>
          <w:lang w:bidi="th-TH"/>
        </w:rPr>
        <w:t>Integrate LINE OA with Cloud Centric CRM</w:t>
      </w:r>
      <w:r w:rsidR="003347FD" w:rsidRPr="003347FD">
        <w:rPr>
          <w:rFonts w:ascii="Kanit" w:hAnsi="Kanit" w:cs="Cordia New"/>
          <w:b w:val="0"/>
          <w:i w:val="0"/>
          <w:color w:val="00B0F0"/>
          <w:sz w:val="30"/>
          <w:szCs w:val="30"/>
          <w:lang w:bidi="th-TH"/>
        </w:rPr>
        <w:t xml:space="preserve"> Ajinomoto</w:t>
      </w:r>
    </w:p>
    <w:p w14:paraId="670D18D6" w14:textId="2C607A9E" w:rsidR="006B1012" w:rsidRPr="00D67842" w:rsidRDefault="006B1012" w:rsidP="00B73B2B">
      <w:pPr>
        <w:pStyle w:val="WZCover1"/>
        <w:jc w:val="left"/>
        <w:rPr>
          <w:rStyle w:val="PageNumber"/>
          <w:rFonts w:ascii="Kanit" w:hAnsi="Kanit" w:cs="Cordia New"/>
          <w:b w:val="0"/>
          <w:bCs/>
          <w:i w:val="0"/>
          <w:iCs/>
          <w:color w:val="00B0F0"/>
          <w:sz w:val="42"/>
          <w:szCs w:val="40"/>
          <w:lang w:bidi="th-TH"/>
        </w:rPr>
      </w:pPr>
    </w:p>
    <w:p w14:paraId="2264E355" w14:textId="2D385A97" w:rsidR="00B73B2B" w:rsidRPr="00622C95" w:rsidRDefault="002201A2" w:rsidP="1A77556B">
      <w:pPr>
        <w:spacing w:line="144" w:lineRule="auto"/>
        <w:jc w:val="center"/>
        <w:rPr>
          <w:rFonts w:ascii="Cordia New" w:hAnsi="Cordia New" w:cs="Cordia New"/>
          <w:b/>
          <w:bCs/>
          <w:color w:val="FF0000"/>
          <w:sz w:val="40"/>
          <w:szCs w:val="40"/>
          <w: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471A83C" wp14:editId="2DDAF09C">
            <wp:simplePos x="0" y="0"/>
            <wp:positionH relativeFrom="column">
              <wp:posOffset>956366</wp:posOffset>
            </wp:positionH>
            <wp:positionV relativeFrom="paragraph">
              <wp:posOffset>88900</wp:posOffset>
            </wp:positionV>
            <wp:extent cx="1818640" cy="1769745"/>
            <wp:effectExtent l="0" t="0" r="0" b="0"/>
            <wp:wrapThrough wrapText="bothSides">
              <wp:wrapPolygon edited="0">
                <wp:start x="9955" y="1240"/>
                <wp:lineTo x="8447" y="1705"/>
                <wp:lineTo x="4676" y="3410"/>
                <wp:lineTo x="4676" y="4030"/>
                <wp:lineTo x="3017" y="6355"/>
                <wp:lineTo x="2112" y="8990"/>
                <wp:lineTo x="2263" y="11625"/>
                <wp:lineTo x="3168" y="13950"/>
                <wp:lineTo x="4827" y="16431"/>
                <wp:lineTo x="4978" y="17051"/>
                <wp:lineTo x="9050" y="18601"/>
                <wp:lineTo x="10559" y="18911"/>
                <wp:lineTo x="11615" y="18911"/>
                <wp:lineTo x="13123" y="18601"/>
                <wp:lineTo x="17346" y="17051"/>
                <wp:lineTo x="17346" y="16431"/>
                <wp:lineTo x="19156" y="13950"/>
                <wp:lineTo x="19911" y="11470"/>
                <wp:lineTo x="20061" y="8990"/>
                <wp:lineTo x="19458" y="6510"/>
                <wp:lineTo x="17497" y="4030"/>
                <wp:lineTo x="17648" y="3410"/>
                <wp:lineTo x="13726" y="1705"/>
                <wp:lineTo x="12218" y="1240"/>
                <wp:lineTo x="9955" y="1240"/>
              </wp:wrapPolygon>
            </wp:wrapThrough>
            <wp:docPr id="1177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1162" name="Picture 11774116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79" t="14485" r="15647" b="17486"/>
                    <a:stretch/>
                  </pic:blipFill>
                  <pic:spPr bwMode="auto">
                    <a:xfrm>
                      <a:off x="0" y="0"/>
                      <a:ext cx="1818640" cy="176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B2B" w:rsidRPr="1A77556B">
        <w:rPr>
          <w:rStyle w:val="PageNumber"/>
          <w:rFonts w:ascii="Cordia New" w:hAnsi="Cordia New" w:cs="Cordia New"/>
          <w:b/>
          <w:bCs/>
          <w:sz w:val="40"/>
          <w:szCs w:val="40"/>
        </w:rPr>
        <w:t xml:space="preserve">               </w:t>
      </w:r>
    </w:p>
    <w:p w14:paraId="1371FD3D" w14:textId="0FF460F5" w:rsidR="00B73B2B" w:rsidRDefault="00B73B2B" w:rsidP="00B73B2B">
      <w:pPr>
        <w:rPr>
          <w:rFonts w:cs="Times New Roman"/>
        </w:rPr>
      </w:pPr>
    </w:p>
    <w:p w14:paraId="170CB9F8" w14:textId="36BA93C2" w:rsidR="00B73B2B" w:rsidRPr="00822C5B" w:rsidRDefault="00B73B2B" w:rsidP="00B73B2B">
      <w:pPr>
        <w:rPr>
          <w:szCs w:val="30"/>
          <w:rPrChange w:id="0" w:author="Author">
            <w:rPr>
              <w:rFonts w:cs="Times New Roman"/>
            </w:rPr>
          </w:rPrChange>
        </w:rPr>
      </w:pPr>
    </w:p>
    <w:p w14:paraId="5E472A65" w14:textId="2FC65253" w:rsidR="00B73B2B" w:rsidRDefault="00B73B2B" w:rsidP="00B73B2B">
      <w:pPr>
        <w:rPr>
          <w:rFonts w:cs="Times New Roman"/>
        </w:rPr>
      </w:pPr>
    </w:p>
    <w:p w14:paraId="37E19D1B" w14:textId="757DEC0E" w:rsidR="00B73B2B" w:rsidRDefault="000F6EBC" w:rsidP="0057709F">
      <w:pPr>
        <w:rPr>
          <w:rFonts w:cs="Times New Roman"/>
          <w:sz w:val="48"/>
          <w:szCs w:val="48"/>
        </w:rPr>
      </w:pPr>
      <w:r>
        <w:rPr>
          <w:noProof/>
        </w:rPr>
        <w:t xml:space="preserve"> </w:t>
      </w:r>
      <w:r w:rsidR="00967FD3">
        <w:rPr>
          <w:rFonts w:cs="Times New Roman"/>
          <w:sz w:val="48"/>
          <w:szCs w:val="48"/>
        </w:rPr>
        <w:tab/>
      </w:r>
    </w:p>
    <w:p w14:paraId="032D6A8F" w14:textId="65A080D0" w:rsidR="00B73B2B" w:rsidRDefault="00B73B2B" w:rsidP="1A77556B">
      <w:pPr>
        <w:jc w:val="right"/>
        <w:rPr>
          <w:rFonts w:cs="Times New Roman"/>
          <w:sz w:val="48"/>
          <w:szCs w:val="48"/>
        </w:rPr>
      </w:pPr>
    </w:p>
    <w:p w14:paraId="0A0095C0" w14:textId="77777777" w:rsidR="002201A2" w:rsidRDefault="002201A2" w:rsidP="1A77556B">
      <w:pPr>
        <w:tabs>
          <w:tab w:val="left" w:pos="7584"/>
        </w:tabs>
        <w:spacing w:after="160" w:line="259" w:lineRule="auto"/>
        <w:jc w:val="right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13A3DF7B" w14:textId="77777777" w:rsidR="002201A2" w:rsidRDefault="002201A2" w:rsidP="1A77556B">
      <w:pPr>
        <w:tabs>
          <w:tab w:val="left" w:pos="7584"/>
        </w:tabs>
        <w:spacing w:after="160" w:line="259" w:lineRule="auto"/>
        <w:jc w:val="right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592DE09B" w14:textId="537D9401" w:rsidR="00B73B2B" w:rsidRDefault="69562657" w:rsidP="1A77556B">
      <w:pPr>
        <w:tabs>
          <w:tab w:val="left" w:pos="7584"/>
        </w:tabs>
        <w:spacing w:after="160" w:line="259" w:lineRule="auto"/>
        <w:jc w:val="right"/>
        <w:rPr>
          <w:rFonts w:cs="Times New Roman"/>
          <w:sz w:val="48"/>
          <w:szCs w:val="48"/>
        </w:rPr>
      </w:pPr>
      <w:r w:rsidRPr="1A77556B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Presented by </w:t>
      </w:r>
    </w:p>
    <w:p w14:paraId="7F242187" w14:textId="20BC461D" w:rsidR="00B73B2B" w:rsidRDefault="00B73B2B" w:rsidP="1A77556B">
      <w:pPr>
        <w:tabs>
          <w:tab w:val="left" w:pos="7584"/>
        </w:tabs>
        <w:spacing w:after="160" w:line="259" w:lineRule="auto"/>
        <w:jc w:val="right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</w:p>
    <w:p w14:paraId="1D15804B" w14:textId="5FDFCF59" w:rsidR="00B73B2B" w:rsidRDefault="69562657" w:rsidP="1A77556B">
      <w:pPr>
        <w:jc w:val="right"/>
      </w:pPr>
      <w:r>
        <w:rPr>
          <w:noProof/>
        </w:rPr>
        <w:drawing>
          <wp:inline distT="0" distB="0" distL="0" distR="0" wp14:anchorId="28BDEFB0" wp14:editId="2B58FDC3">
            <wp:extent cx="1628775" cy="1628775"/>
            <wp:effectExtent l="0" t="0" r="0" b="0"/>
            <wp:docPr id="2121952916" name="Picture 2121952916" descr="Cloudsoft Co., Ltd - The Leader in Cloud Contact Center in Thailand |  Bangk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E78">
        <w:br/>
      </w:r>
    </w:p>
    <w:p w14:paraId="1DFB0750" w14:textId="7829E813" w:rsidR="61AD4E92" w:rsidRDefault="61AD4E92" w:rsidP="61AD4E92">
      <w:pPr>
        <w:tabs>
          <w:tab w:val="left" w:pos="7584"/>
        </w:tabs>
        <w:spacing w:after="160" w:line="259" w:lineRule="auto"/>
        <w:rPr>
          <w:rFonts w:ascii="Calibri" w:hAnsi="Calibri" w:cs="Calibri"/>
          <w:b/>
          <w:bCs/>
          <w:sz w:val="36"/>
          <w:szCs w:val="36"/>
        </w:rPr>
      </w:pPr>
    </w:p>
    <w:p w14:paraId="2F68D823" w14:textId="1C72864F" w:rsidR="00912847" w:rsidRDefault="003347FD" w:rsidP="00912847">
      <w:pPr>
        <w:spacing w:after="160" w:line="259" w:lineRule="auto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br w:type="page"/>
      </w:r>
    </w:p>
    <w:p w14:paraId="13AB960F" w14:textId="56808B72" w:rsidR="00912847" w:rsidRPr="00E95B4A" w:rsidRDefault="60F4103B" w:rsidP="00912847">
      <w:pPr>
        <w:shd w:val="clear" w:color="auto" w:fill="DEEAF6" w:themeFill="accent5" w:themeFillTint="33"/>
        <w:jc w:val="center"/>
        <w:rPr>
          <w:rFonts w:ascii="Calibri" w:hAnsi="Calibri" w:cs="Calibri"/>
          <w:b/>
          <w:bCs/>
          <w:sz w:val="36"/>
          <w:szCs w:val="36"/>
        </w:rPr>
      </w:pPr>
      <w:r w:rsidRPr="1A77556B">
        <w:rPr>
          <w:rFonts w:ascii="Calibri" w:hAnsi="Calibri" w:cs="Calibri"/>
          <w:b/>
          <w:bCs/>
          <w:sz w:val="36"/>
          <w:szCs w:val="36"/>
        </w:rPr>
        <w:lastRenderedPageBreak/>
        <w:t>USER</w:t>
      </w:r>
      <w:r w:rsidR="00B73B2B" w:rsidRPr="1A77556B">
        <w:rPr>
          <w:rFonts w:ascii="Calibri" w:hAnsi="Calibri" w:cs="Calibri"/>
          <w:b/>
          <w:bCs/>
          <w:sz w:val="36"/>
          <w:szCs w:val="36"/>
        </w:rPr>
        <w:t xml:space="preserve"> ACCEPTANCE TEST DOCUMENT </w:t>
      </w:r>
    </w:p>
    <w:p w14:paraId="029F9F8C" w14:textId="77777777" w:rsidR="001706D9" w:rsidRDefault="001706D9" w:rsidP="00B73B2B">
      <w:pPr>
        <w:pStyle w:val="BodyText"/>
        <w:rPr>
          <w:rFonts w:ascii="Calibri Light" w:hAnsi="Calibri Light" w:cs="Calibri Light"/>
          <w:i/>
          <w:sz w:val="32"/>
          <w:szCs w:val="32"/>
          <w:u w:val="single"/>
        </w:rPr>
      </w:pPr>
    </w:p>
    <w:p w14:paraId="05DC302F" w14:textId="55C85CDE" w:rsidR="00B73B2B" w:rsidRPr="000D6DB0" w:rsidRDefault="00B73B2B" w:rsidP="00B73B2B">
      <w:pPr>
        <w:pStyle w:val="BodyText"/>
        <w:rPr>
          <w:rFonts w:ascii="Calibri Light" w:hAnsi="Calibri Light" w:cs="Calibri Light"/>
          <w:i/>
          <w:sz w:val="32"/>
          <w:szCs w:val="32"/>
          <w:u w:val="single"/>
        </w:rPr>
      </w:pPr>
      <w:r w:rsidRPr="000D6DB0">
        <w:rPr>
          <w:rFonts w:ascii="Calibri Light" w:hAnsi="Calibri Light" w:cs="Calibri Light"/>
          <w:i/>
          <w:sz w:val="32"/>
          <w:szCs w:val="32"/>
          <w:u w:val="single"/>
        </w:rPr>
        <w:t>Project Details</w:t>
      </w:r>
    </w:p>
    <w:tbl>
      <w:tblPr>
        <w:tblW w:w="1005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88"/>
        <w:gridCol w:w="7862"/>
      </w:tblGrid>
      <w:tr w:rsidR="00B73B2B" w:rsidRPr="000D6DB0" w14:paraId="46D81335" w14:textId="77777777" w:rsidTr="001706D9">
        <w:trPr>
          <w:trHeight w:val="680"/>
        </w:trPr>
        <w:tc>
          <w:tcPr>
            <w:tcW w:w="2188" w:type="dxa"/>
            <w:shd w:val="clear" w:color="auto" w:fill="DEEAF6" w:themeFill="accent5" w:themeFillTint="33"/>
            <w:vAlign w:val="center"/>
          </w:tcPr>
          <w:p w14:paraId="6B3137C4" w14:textId="6752D429" w:rsidR="00B73B2B" w:rsidRPr="000D6DB0" w:rsidRDefault="00B73B2B" w:rsidP="001706D9">
            <w:pPr>
              <w:rPr>
                <w:rFonts w:ascii="Calibri Light" w:hAnsi="Calibri Light" w:cs="Calibri Light"/>
                <w:b/>
              </w:rPr>
            </w:pPr>
            <w:r w:rsidRPr="000D6DB0">
              <w:rPr>
                <w:rFonts w:ascii="Calibri Light" w:hAnsi="Calibri Light" w:cs="Calibri Light"/>
                <w:b/>
              </w:rPr>
              <w:t xml:space="preserve">Project </w:t>
            </w:r>
            <w:r w:rsidR="001706D9" w:rsidRPr="000D6DB0">
              <w:rPr>
                <w:rFonts w:ascii="Calibri Light" w:hAnsi="Calibri Light" w:cs="Calibri Light"/>
                <w:b/>
              </w:rPr>
              <w:t>Name:</w:t>
            </w:r>
          </w:p>
        </w:tc>
        <w:tc>
          <w:tcPr>
            <w:tcW w:w="7862" w:type="dxa"/>
            <w:vAlign w:val="center"/>
          </w:tcPr>
          <w:p w14:paraId="5A3538FC" w14:textId="3EFB5052" w:rsidR="00B73B2B" w:rsidRPr="0096506E" w:rsidRDefault="003050CD" w:rsidP="001706D9">
            <w:pPr>
              <w:rPr>
                <w:rFonts w:ascii="Calibri Light" w:hAnsi="Calibri Light" w:cs="Calibri Light"/>
              </w:rPr>
            </w:pPr>
            <w:r w:rsidRPr="003050CD">
              <w:rPr>
                <w:rFonts w:ascii="Calibri Light" w:hAnsi="Calibri Light" w:cs="Calibri Light"/>
              </w:rPr>
              <w:t>Integrate LINE OA with Cloud Centric CRM Ajinomoto</w:t>
            </w:r>
          </w:p>
        </w:tc>
      </w:tr>
      <w:tr w:rsidR="00B73B2B" w:rsidRPr="000D6DB0" w14:paraId="4E4D4E62" w14:textId="77777777" w:rsidTr="001706D9">
        <w:trPr>
          <w:trHeight w:val="680"/>
        </w:trPr>
        <w:tc>
          <w:tcPr>
            <w:tcW w:w="2188" w:type="dxa"/>
            <w:shd w:val="clear" w:color="auto" w:fill="DEEAF6" w:themeFill="accent5" w:themeFillTint="33"/>
            <w:vAlign w:val="center"/>
          </w:tcPr>
          <w:p w14:paraId="5AE3EF16" w14:textId="4832ABF0" w:rsidR="00B73B2B" w:rsidRPr="000D6DB0" w:rsidRDefault="00B73B2B" w:rsidP="001706D9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Application Name</w:t>
            </w:r>
            <w:r w:rsidRPr="000D6DB0">
              <w:rPr>
                <w:rFonts w:ascii="Calibri Light" w:hAnsi="Calibri Light" w:cs="Calibri Light"/>
                <w:b/>
              </w:rPr>
              <w:t>:</w:t>
            </w:r>
          </w:p>
        </w:tc>
        <w:tc>
          <w:tcPr>
            <w:tcW w:w="7862" w:type="dxa"/>
            <w:vAlign w:val="center"/>
          </w:tcPr>
          <w:p w14:paraId="75580F3B" w14:textId="4A45234B" w:rsidR="00B73B2B" w:rsidRPr="000D6DB0" w:rsidRDefault="00943F37" w:rsidP="001706D9">
            <w:pPr>
              <w:rPr>
                <w:rStyle w:val="PageNumber"/>
                <w:rFonts w:ascii="Calibri Light" w:hAnsi="Calibri Light" w:cs="Calibri Light"/>
              </w:rPr>
            </w:pPr>
            <w:r>
              <w:rPr>
                <w:rStyle w:val="PageNumber"/>
                <w:rFonts w:ascii="Calibri Light" w:hAnsi="Calibri Light" w:cs="Calibri Light"/>
              </w:rPr>
              <w:t>Cloud</w:t>
            </w:r>
            <w:r w:rsidR="0057709F">
              <w:rPr>
                <w:rStyle w:val="PageNumber"/>
                <w:rFonts w:ascii="Calibri Light" w:hAnsi="Calibri Light" w:cs="Calibri Light"/>
              </w:rPr>
              <w:t xml:space="preserve"> </w:t>
            </w:r>
            <w:r w:rsidR="003050CD">
              <w:rPr>
                <w:rStyle w:val="PageNumber"/>
                <w:rFonts w:ascii="Calibri Light" w:hAnsi="Calibri Light" w:cs="Calibri Light"/>
              </w:rPr>
              <w:t>C</w:t>
            </w:r>
            <w:r>
              <w:rPr>
                <w:rStyle w:val="PageNumber"/>
                <w:rFonts w:ascii="Calibri Light" w:hAnsi="Calibri Light" w:cs="Calibri Light"/>
              </w:rPr>
              <w:t>entric</w:t>
            </w:r>
            <w:r w:rsidR="003347FD">
              <w:rPr>
                <w:rStyle w:val="PageNumber"/>
                <w:rFonts w:ascii="Calibri Light" w:hAnsi="Calibri Light" w:cs="Calibri Light"/>
              </w:rPr>
              <w:t xml:space="preserve"> CRM Omnichannel</w:t>
            </w:r>
          </w:p>
        </w:tc>
      </w:tr>
      <w:tr w:rsidR="00B73B2B" w:rsidRPr="000D6DB0" w14:paraId="7B861CCF" w14:textId="77777777" w:rsidTr="001706D9">
        <w:trPr>
          <w:trHeight w:val="680"/>
        </w:trPr>
        <w:tc>
          <w:tcPr>
            <w:tcW w:w="2188" w:type="dxa"/>
            <w:shd w:val="clear" w:color="auto" w:fill="DEEAF6" w:themeFill="accent5" w:themeFillTint="33"/>
            <w:vAlign w:val="center"/>
          </w:tcPr>
          <w:p w14:paraId="06C4DA80" w14:textId="3AA7FA69" w:rsidR="00B73B2B" w:rsidRPr="000D6DB0" w:rsidRDefault="00B73B2B" w:rsidP="001706D9">
            <w:pPr>
              <w:rPr>
                <w:rFonts w:ascii="Calibri Light" w:hAnsi="Calibri Light" w:cs="Calibri Light"/>
                <w:b/>
              </w:rPr>
            </w:pPr>
            <w:r w:rsidRPr="000D6DB0">
              <w:rPr>
                <w:rFonts w:ascii="Calibri Light" w:hAnsi="Calibri Light" w:cs="Calibri Light"/>
                <w:b/>
              </w:rPr>
              <w:t xml:space="preserve">Customer </w:t>
            </w:r>
            <w:r w:rsidR="001706D9" w:rsidRPr="000D6DB0">
              <w:rPr>
                <w:rFonts w:ascii="Calibri Light" w:hAnsi="Calibri Light" w:cs="Calibri Light"/>
                <w:b/>
              </w:rPr>
              <w:t>Name:</w:t>
            </w:r>
          </w:p>
        </w:tc>
        <w:tc>
          <w:tcPr>
            <w:tcW w:w="7862" w:type="dxa"/>
            <w:vAlign w:val="center"/>
          </w:tcPr>
          <w:p w14:paraId="48FF0C42" w14:textId="7372AB47" w:rsidR="00FA16C8" w:rsidRPr="009E5433" w:rsidRDefault="003347FD" w:rsidP="001706D9">
            <w:pPr>
              <w:spacing w:line="300" w:lineRule="auto"/>
              <w:rPr>
                <w:rFonts w:ascii="Arial" w:eastAsia="Arial" w:hAnsi="Arial" w:cs="Arial"/>
                <w:color w:val="5E5E5E"/>
                <w:sz w:val="27"/>
                <w:szCs w:val="27"/>
                <w:u w:val="single"/>
              </w:rPr>
            </w:pPr>
            <w:r w:rsidRPr="003347FD">
              <w:rPr>
                <w:rStyle w:val="PageNumber"/>
                <w:rFonts w:ascii="Calibri Light" w:hAnsi="Calibri Light" w:cstheme="minorBidi"/>
              </w:rPr>
              <w:t>AJINOMOTO CO., (THAILAND) LTD.</w:t>
            </w:r>
          </w:p>
        </w:tc>
      </w:tr>
      <w:tr w:rsidR="00B73B2B" w:rsidRPr="000D6DB0" w14:paraId="1B2C4C89" w14:textId="77777777" w:rsidTr="001706D9">
        <w:trPr>
          <w:trHeight w:val="680"/>
        </w:trPr>
        <w:tc>
          <w:tcPr>
            <w:tcW w:w="2188" w:type="dxa"/>
            <w:shd w:val="clear" w:color="auto" w:fill="DEEAF6" w:themeFill="accent5" w:themeFillTint="33"/>
            <w:vAlign w:val="center"/>
          </w:tcPr>
          <w:p w14:paraId="630C336C" w14:textId="495349CA" w:rsidR="00B73B2B" w:rsidRPr="000D6DB0" w:rsidRDefault="00B73B2B" w:rsidP="001706D9">
            <w:pPr>
              <w:rPr>
                <w:rFonts w:ascii="Calibri Light" w:hAnsi="Calibri Light" w:cs="Calibri Light"/>
                <w:b/>
              </w:rPr>
            </w:pPr>
            <w:r w:rsidRPr="000D6DB0">
              <w:rPr>
                <w:rFonts w:ascii="Calibri Light" w:hAnsi="Calibri Light" w:cs="Calibri Light"/>
                <w:b/>
              </w:rPr>
              <w:t xml:space="preserve">Document </w:t>
            </w:r>
            <w:r w:rsidR="001706D9" w:rsidRPr="000D6DB0">
              <w:rPr>
                <w:rFonts w:ascii="Calibri Light" w:hAnsi="Calibri Light" w:cs="Calibri Light"/>
                <w:b/>
              </w:rPr>
              <w:t>Name:</w:t>
            </w:r>
          </w:p>
        </w:tc>
        <w:tc>
          <w:tcPr>
            <w:tcW w:w="7862" w:type="dxa"/>
            <w:vAlign w:val="center"/>
          </w:tcPr>
          <w:p w14:paraId="661DAABF" w14:textId="0577EE7F" w:rsidR="00B73B2B" w:rsidRPr="009E3627" w:rsidRDefault="00B73B2B" w:rsidP="001706D9">
            <w:pPr>
              <w:rPr>
                <w:rStyle w:val="PageNumber"/>
                <w:rFonts w:ascii="Calibri Light" w:hAnsi="Calibri Light" w:cs="Calibri Light"/>
              </w:rPr>
            </w:pPr>
            <w:r w:rsidRPr="1A77556B">
              <w:rPr>
                <w:rFonts w:ascii="Calibri Light" w:hAnsi="Calibri Light" w:cs="Calibri Light"/>
              </w:rPr>
              <w:t>User Acceptance Tes</w:t>
            </w:r>
            <w:r w:rsidR="7B62DD45" w:rsidRPr="1A77556B">
              <w:rPr>
                <w:rFonts w:ascii="Calibri Light" w:hAnsi="Calibri Light" w:cs="Calibri Light"/>
              </w:rPr>
              <w:t>t</w:t>
            </w:r>
            <w:r w:rsidR="5AFB9B42" w:rsidRPr="1A77556B">
              <w:rPr>
                <w:rFonts w:asciiTheme="majorHAnsi" w:hAnsiTheme="majorHAnsi" w:cstheme="minorBidi"/>
              </w:rPr>
              <w:t xml:space="preserve"> </w:t>
            </w:r>
            <w:r w:rsidR="00915F5C" w:rsidRPr="1A77556B">
              <w:rPr>
                <w:rFonts w:asciiTheme="majorHAnsi" w:hAnsiTheme="majorHAnsi" w:cstheme="minorBidi"/>
              </w:rPr>
              <w:t>Project:</w:t>
            </w:r>
            <w:r w:rsidR="000F6EBC" w:rsidRPr="1A77556B">
              <w:rPr>
                <w:rFonts w:asciiTheme="majorHAnsi" w:hAnsiTheme="majorHAnsi" w:cstheme="minorBidi"/>
              </w:rPr>
              <w:t xml:space="preserve"> </w:t>
            </w:r>
            <w:r w:rsidR="003347FD" w:rsidRPr="003347FD">
              <w:rPr>
                <w:rFonts w:ascii="Calibri Light" w:hAnsi="Calibri Light" w:cs="Calibri Light"/>
              </w:rPr>
              <w:t>Cloud Centric Omnichannel Ajinomoto</w:t>
            </w:r>
          </w:p>
        </w:tc>
      </w:tr>
      <w:tr w:rsidR="00B73B2B" w:rsidRPr="000D6DB0" w14:paraId="6EFA1292" w14:textId="77777777" w:rsidTr="001706D9">
        <w:trPr>
          <w:trHeight w:val="680"/>
        </w:trPr>
        <w:tc>
          <w:tcPr>
            <w:tcW w:w="2188" w:type="dxa"/>
            <w:shd w:val="clear" w:color="auto" w:fill="DEEAF6" w:themeFill="accent5" w:themeFillTint="33"/>
            <w:vAlign w:val="center"/>
          </w:tcPr>
          <w:p w14:paraId="0D80F3DF" w14:textId="6646F484" w:rsidR="00B73B2B" w:rsidRPr="000D6DB0" w:rsidRDefault="00B73B2B" w:rsidP="001706D9">
            <w:pPr>
              <w:rPr>
                <w:rFonts w:ascii="Calibri Light" w:hAnsi="Calibri Light" w:cs="Calibri Light"/>
                <w:b/>
              </w:rPr>
            </w:pPr>
            <w:r w:rsidRPr="000D6DB0">
              <w:rPr>
                <w:rFonts w:ascii="Calibri Light" w:hAnsi="Calibri Light" w:cs="Calibri Light"/>
                <w:b/>
              </w:rPr>
              <w:t xml:space="preserve">Author </w:t>
            </w:r>
            <w:r w:rsidR="001706D9" w:rsidRPr="000D6DB0">
              <w:rPr>
                <w:rFonts w:ascii="Calibri Light" w:hAnsi="Calibri Light" w:cs="Calibri Light"/>
                <w:b/>
              </w:rPr>
              <w:t>By:</w:t>
            </w:r>
          </w:p>
        </w:tc>
        <w:tc>
          <w:tcPr>
            <w:tcW w:w="7862" w:type="dxa"/>
            <w:vAlign w:val="center"/>
          </w:tcPr>
          <w:p w14:paraId="27186C28" w14:textId="0EC37BFB" w:rsidR="00B73B2B" w:rsidRPr="007734F1" w:rsidRDefault="7F882CEA" w:rsidP="001706D9">
            <w:pPr>
              <w:rPr>
                <w:rFonts w:ascii="Calibri Light" w:hAnsi="Calibri Light" w:cs="Browallia New"/>
              </w:rPr>
            </w:pPr>
            <w:r w:rsidRPr="6BB0E270">
              <w:rPr>
                <w:rFonts w:ascii="Calibri Light" w:hAnsi="Calibri Light" w:cs="Calibri Light"/>
              </w:rPr>
              <w:t>M</w:t>
            </w:r>
            <w:r w:rsidR="003347FD">
              <w:rPr>
                <w:rFonts w:ascii="Calibri Light" w:hAnsi="Calibri Light" w:cs="Calibri Light"/>
              </w:rPr>
              <w:t xml:space="preserve">iss. </w:t>
            </w:r>
            <w:proofErr w:type="spellStart"/>
            <w:r w:rsidR="003347FD">
              <w:rPr>
                <w:rFonts w:ascii="Calibri Light" w:hAnsi="Calibri Light" w:cs="Calibri Light"/>
              </w:rPr>
              <w:t>Tansika</w:t>
            </w:r>
            <w:proofErr w:type="spellEnd"/>
            <w:r w:rsidR="003347FD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="003347FD">
              <w:rPr>
                <w:rFonts w:ascii="Calibri Light" w:hAnsi="Calibri Light" w:cs="Calibri Light"/>
              </w:rPr>
              <w:t>Papnam</w:t>
            </w:r>
            <w:proofErr w:type="spellEnd"/>
          </w:p>
        </w:tc>
      </w:tr>
      <w:tr w:rsidR="00B73B2B" w:rsidRPr="000D6DB0" w14:paraId="50251454" w14:textId="77777777" w:rsidTr="001706D9">
        <w:trPr>
          <w:trHeight w:val="680"/>
        </w:trPr>
        <w:tc>
          <w:tcPr>
            <w:tcW w:w="2188" w:type="dxa"/>
            <w:shd w:val="clear" w:color="auto" w:fill="DEEAF6" w:themeFill="accent5" w:themeFillTint="33"/>
            <w:vAlign w:val="center"/>
          </w:tcPr>
          <w:p w14:paraId="0AA7554A" w14:textId="0C37F23A" w:rsidR="00B73B2B" w:rsidRPr="000D6DB0" w:rsidRDefault="00B73B2B" w:rsidP="001706D9">
            <w:pPr>
              <w:rPr>
                <w:rFonts w:ascii="Calibri Light" w:hAnsi="Calibri Light" w:cs="Calibri Light"/>
                <w:b/>
              </w:rPr>
            </w:pPr>
            <w:r w:rsidRPr="000D6DB0">
              <w:rPr>
                <w:rFonts w:ascii="Calibri Light" w:hAnsi="Calibri Light" w:cs="Calibri Light"/>
                <w:b/>
              </w:rPr>
              <w:t xml:space="preserve">Approval </w:t>
            </w:r>
            <w:r w:rsidR="001706D9" w:rsidRPr="000D6DB0">
              <w:rPr>
                <w:rFonts w:ascii="Calibri Light" w:hAnsi="Calibri Light" w:cs="Calibri Light"/>
                <w:b/>
              </w:rPr>
              <w:t>By:</w:t>
            </w:r>
          </w:p>
        </w:tc>
        <w:tc>
          <w:tcPr>
            <w:tcW w:w="7862" w:type="dxa"/>
            <w:vAlign w:val="center"/>
          </w:tcPr>
          <w:p w14:paraId="507FC13D" w14:textId="0840D6C8" w:rsidR="00B73B2B" w:rsidRPr="009D7CD6" w:rsidRDefault="003347FD" w:rsidP="001706D9">
            <w:pPr>
              <w:rPr>
                <w:rFonts w:ascii="Calibri Light" w:hAnsi="Calibri Light" w:cs="Browallia New"/>
              </w:rPr>
            </w:pPr>
            <w:r w:rsidRPr="003347FD">
              <w:rPr>
                <w:rFonts w:ascii="Calibri Light" w:eastAsia="Calibri Light" w:hAnsi="Calibri Light" w:cs="Calibri Light"/>
                <w:color w:val="000000" w:themeColor="text1"/>
              </w:rPr>
              <w:t xml:space="preserve">Mr. </w:t>
            </w:r>
            <w:proofErr w:type="spellStart"/>
            <w:r w:rsidRPr="003347FD">
              <w:rPr>
                <w:rFonts w:ascii="Calibri Light" w:eastAsia="Calibri Light" w:hAnsi="Calibri Light" w:cs="Calibri Light"/>
                <w:color w:val="000000" w:themeColor="text1"/>
              </w:rPr>
              <w:t>Kittipan</w:t>
            </w:r>
            <w:proofErr w:type="spellEnd"/>
            <w:r w:rsidRPr="003347FD">
              <w:rPr>
                <w:rFonts w:ascii="Calibri Light" w:eastAsia="Calibri Light" w:hAnsi="Calibri Light" w:cs="Calibri Light"/>
                <w:color w:val="000000" w:themeColor="text1"/>
              </w:rPr>
              <w:t xml:space="preserve"> </w:t>
            </w:r>
            <w:proofErr w:type="spellStart"/>
            <w:r w:rsidRPr="003347FD">
              <w:rPr>
                <w:rFonts w:ascii="Calibri Light" w:eastAsia="Calibri Light" w:hAnsi="Calibri Light" w:cs="Calibri Light"/>
                <w:color w:val="000000" w:themeColor="text1"/>
              </w:rPr>
              <w:t>Khanthong</w:t>
            </w:r>
            <w:proofErr w:type="spellEnd"/>
          </w:p>
        </w:tc>
      </w:tr>
    </w:tbl>
    <w:p w14:paraId="159D7CC5" w14:textId="77777777" w:rsidR="001706D9" w:rsidRDefault="001706D9" w:rsidP="00B73B2B">
      <w:pPr>
        <w:pStyle w:val="BodyText"/>
        <w:rPr>
          <w:rFonts w:ascii="Calibri Light" w:hAnsi="Calibri Light" w:cs="Calibri Light"/>
          <w:i/>
          <w:sz w:val="32"/>
          <w:szCs w:val="32"/>
          <w:u w:val="single"/>
        </w:rPr>
      </w:pPr>
    </w:p>
    <w:p w14:paraId="3989CC2F" w14:textId="5954646D" w:rsidR="00B73B2B" w:rsidRPr="000D6DB0" w:rsidRDefault="00B73B2B" w:rsidP="00B73B2B">
      <w:pPr>
        <w:pStyle w:val="BodyText"/>
        <w:rPr>
          <w:rFonts w:ascii="Calibri Light" w:hAnsi="Calibri Light" w:cs="Calibri Light"/>
          <w:i/>
          <w:sz w:val="32"/>
          <w:szCs w:val="32"/>
          <w:u w:val="single"/>
        </w:rPr>
      </w:pPr>
      <w:r w:rsidRPr="000D6DB0">
        <w:rPr>
          <w:rFonts w:ascii="Calibri Light" w:hAnsi="Calibri Light" w:cs="Calibri Light"/>
          <w:i/>
          <w:sz w:val="32"/>
          <w:szCs w:val="32"/>
          <w:u w:val="single"/>
        </w:rPr>
        <w:t>Document Version History</w:t>
      </w:r>
    </w:p>
    <w:tbl>
      <w:tblPr>
        <w:tblW w:w="10066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4"/>
        <w:gridCol w:w="1134"/>
        <w:gridCol w:w="1778"/>
        <w:gridCol w:w="1204"/>
        <w:gridCol w:w="2908"/>
        <w:gridCol w:w="2038"/>
      </w:tblGrid>
      <w:tr w:rsidR="00B73B2B" w:rsidRPr="000D6DB0" w14:paraId="3970007E" w14:textId="77777777" w:rsidTr="1A77556B">
        <w:trPr>
          <w:trHeight w:val="520"/>
        </w:trPr>
        <w:tc>
          <w:tcPr>
            <w:tcW w:w="1005" w:type="dxa"/>
            <w:tcBorders>
              <w:top w:val="double" w:sz="4" w:space="0" w:color="auto"/>
              <w:bottom w:val="single" w:sz="6" w:space="0" w:color="auto"/>
            </w:tcBorders>
            <w:shd w:val="clear" w:color="auto" w:fill="DEEAF6" w:themeFill="accent5" w:themeFillTint="33"/>
          </w:tcPr>
          <w:p w14:paraId="766AEF9A" w14:textId="77777777" w:rsidR="00B73B2B" w:rsidRPr="000D6DB0" w:rsidRDefault="00B73B2B">
            <w:pPr>
              <w:snapToGrid w:val="0"/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0D6DB0">
              <w:rPr>
                <w:rFonts w:ascii="Calibri Light" w:hAnsi="Calibri Light" w:cs="Calibri Light"/>
                <w:b/>
                <w:bCs/>
              </w:rPr>
              <w:t>Version</w:t>
            </w:r>
          </w:p>
        </w:tc>
        <w:tc>
          <w:tcPr>
            <w:tcW w:w="1140" w:type="dxa"/>
            <w:tcBorders>
              <w:top w:val="double" w:sz="4" w:space="0" w:color="auto"/>
              <w:bottom w:val="single" w:sz="6" w:space="0" w:color="auto"/>
            </w:tcBorders>
            <w:shd w:val="clear" w:color="auto" w:fill="DEEAF6" w:themeFill="accent5" w:themeFillTint="33"/>
          </w:tcPr>
          <w:p w14:paraId="7F76E08D" w14:textId="25452E84" w:rsidR="00B73B2B" w:rsidRPr="000D6DB0" w:rsidRDefault="3C6FA6FA">
            <w:pPr>
              <w:snapToGrid w:val="0"/>
              <w:jc w:val="center"/>
              <w:rPr>
                <w:rFonts w:ascii="Calibri Light" w:hAnsi="Calibri Light" w:cs="Calibri Light"/>
                <w:b/>
                <w:bCs/>
              </w:rPr>
            </w:pPr>
            <w:r w:rsidRPr="1229C785">
              <w:rPr>
                <w:rFonts w:ascii="Calibri Light" w:hAnsi="Calibri Light" w:cs="Calibri Light"/>
                <w:b/>
                <w:bCs/>
              </w:rPr>
              <w:t>Code</w:t>
            </w:r>
          </w:p>
        </w:tc>
        <w:tc>
          <w:tcPr>
            <w:tcW w:w="1785" w:type="dxa"/>
            <w:tcBorders>
              <w:top w:val="double" w:sz="4" w:space="0" w:color="auto"/>
              <w:bottom w:val="single" w:sz="6" w:space="0" w:color="auto"/>
            </w:tcBorders>
            <w:shd w:val="clear" w:color="auto" w:fill="DEEAF6" w:themeFill="accent5" w:themeFillTint="33"/>
          </w:tcPr>
          <w:p w14:paraId="76C33360" w14:textId="595B7231" w:rsidR="08CB0E71" w:rsidRDefault="08CB0E71" w:rsidP="1229C785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 w:rsidRPr="1229C785">
              <w:rPr>
                <w:rFonts w:ascii="Calibri Light" w:hAnsi="Calibri Light" w:cs="Calibri Light"/>
                <w:b/>
                <w:bCs/>
              </w:rPr>
              <w:t>Doc No.</w:t>
            </w:r>
          </w:p>
        </w:tc>
        <w:tc>
          <w:tcPr>
            <w:tcW w:w="1155" w:type="dxa"/>
            <w:tcBorders>
              <w:top w:val="double" w:sz="4" w:space="0" w:color="auto"/>
              <w:bottom w:val="single" w:sz="6" w:space="0" w:color="auto"/>
            </w:tcBorders>
            <w:shd w:val="clear" w:color="auto" w:fill="DEEAF6" w:themeFill="accent5" w:themeFillTint="33"/>
          </w:tcPr>
          <w:p w14:paraId="0E9179EF" w14:textId="77777777" w:rsidR="00B73B2B" w:rsidRPr="000D6DB0" w:rsidRDefault="00B73B2B">
            <w:pPr>
              <w:snapToGrid w:val="0"/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0D6DB0">
              <w:rPr>
                <w:rFonts w:ascii="Calibri Light" w:hAnsi="Calibri Light" w:cs="Calibri Light"/>
                <w:b/>
                <w:bCs/>
              </w:rPr>
              <w:t>Date</w:t>
            </w:r>
          </w:p>
        </w:tc>
        <w:tc>
          <w:tcPr>
            <w:tcW w:w="2930" w:type="dxa"/>
            <w:tcBorders>
              <w:top w:val="double" w:sz="4" w:space="0" w:color="auto"/>
              <w:bottom w:val="single" w:sz="6" w:space="0" w:color="auto"/>
            </w:tcBorders>
            <w:shd w:val="clear" w:color="auto" w:fill="DEEAF6" w:themeFill="accent5" w:themeFillTint="33"/>
          </w:tcPr>
          <w:p w14:paraId="7DFF9146" w14:textId="77777777" w:rsidR="00B73B2B" w:rsidRPr="000D6DB0" w:rsidRDefault="00B73B2B">
            <w:pPr>
              <w:snapToGrid w:val="0"/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0D6DB0">
              <w:rPr>
                <w:rFonts w:ascii="Calibri Light" w:hAnsi="Calibri Light" w:cs="Calibri Light"/>
                <w:b/>
                <w:bCs/>
              </w:rPr>
              <w:t>Changed</w:t>
            </w:r>
          </w:p>
        </w:tc>
        <w:tc>
          <w:tcPr>
            <w:tcW w:w="2051" w:type="dxa"/>
            <w:tcBorders>
              <w:top w:val="double" w:sz="4" w:space="0" w:color="auto"/>
              <w:bottom w:val="single" w:sz="6" w:space="0" w:color="auto"/>
            </w:tcBorders>
            <w:shd w:val="clear" w:color="auto" w:fill="DEEAF6" w:themeFill="accent5" w:themeFillTint="33"/>
          </w:tcPr>
          <w:p w14:paraId="50752742" w14:textId="77777777" w:rsidR="00B73B2B" w:rsidRPr="000D6DB0" w:rsidRDefault="00B73B2B">
            <w:pPr>
              <w:snapToGrid w:val="0"/>
              <w:jc w:val="center"/>
              <w:rPr>
                <w:rFonts w:ascii="Calibri Light" w:hAnsi="Calibri Light" w:cs="Calibri Light"/>
                <w:b/>
                <w:bCs/>
              </w:rPr>
            </w:pPr>
            <w:r w:rsidRPr="000D6DB0">
              <w:rPr>
                <w:rFonts w:ascii="Calibri Light" w:hAnsi="Calibri Light" w:cs="Calibri Light"/>
                <w:b/>
                <w:bCs/>
              </w:rPr>
              <w:t>Page Effected</w:t>
            </w:r>
          </w:p>
        </w:tc>
      </w:tr>
      <w:tr w:rsidR="00B73B2B" w:rsidRPr="000D6DB0" w14:paraId="231CC577" w14:textId="77777777" w:rsidTr="1A77556B">
        <w:trPr>
          <w:trHeight w:val="630"/>
        </w:trPr>
        <w:tc>
          <w:tcPr>
            <w:tcW w:w="1005" w:type="dxa"/>
            <w:tcBorders>
              <w:top w:val="single" w:sz="6" w:space="0" w:color="auto"/>
            </w:tcBorders>
          </w:tcPr>
          <w:p w14:paraId="18CFC2BC" w14:textId="41F64083" w:rsidR="00B73B2B" w:rsidRPr="004D5F44" w:rsidRDefault="0FFC8CAD" w:rsidP="447D7193">
            <w:pPr>
              <w:snapToGrid w:val="0"/>
              <w:jc w:val="center"/>
              <w:rPr>
                <w:rFonts w:ascii="Calibri Light" w:hAnsi="Calibri Light" w:cstheme="minorBidi"/>
                <w:color w:val="000000" w:themeColor="text1"/>
              </w:rPr>
            </w:pPr>
            <w:r w:rsidRPr="447D7193">
              <w:rPr>
                <w:rFonts w:ascii="Calibri Light" w:hAnsi="Calibri Light" w:cstheme="minorBidi"/>
                <w:color w:val="000000" w:themeColor="text1"/>
              </w:rPr>
              <w:t>1</w:t>
            </w:r>
            <w:r w:rsidR="1ED50C65" w:rsidRPr="447D7193">
              <w:rPr>
                <w:rFonts w:ascii="Calibri Light" w:hAnsi="Calibri Light" w:cstheme="minorBidi"/>
                <w:color w:val="000000" w:themeColor="text1"/>
              </w:rPr>
              <w:t>.0</w:t>
            </w:r>
          </w:p>
        </w:tc>
        <w:tc>
          <w:tcPr>
            <w:tcW w:w="1140" w:type="dxa"/>
            <w:tcBorders>
              <w:top w:val="single" w:sz="6" w:space="0" w:color="auto"/>
            </w:tcBorders>
          </w:tcPr>
          <w:p w14:paraId="756E5B6B" w14:textId="51653302" w:rsidR="00B73B2B" w:rsidRPr="000D6DB0" w:rsidRDefault="1D428C75" w:rsidP="447D7193">
            <w:pPr>
              <w:snapToGrid w:val="0"/>
              <w:rPr>
                <w:rFonts w:ascii="Calibri Light" w:hAnsi="Calibri Light" w:cs="Calibri Light"/>
                <w:color w:val="000000" w:themeColor="text1"/>
              </w:rPr>
            </w:pPr>
            <w:r w:rsidRPr="447D7193">
              <w:rPr>
                <w:rFonts w:ascii="Calibri Light" w:hAnsi="Calibri Light" w:cs="Calibri Light"/>
                <w:color w:val="000000" w:themeColor="text1"/>
              </w:rPr>
              <w:t>FM-S</w:t>
            </w:r>
            <w:r w:rsidR="56F08221" w:rsidRPr="447D7193">
              <w:rPr>
                <w:rFonts w:ascii="Calibri Light" w:hAnsi="Calibri Light" w:cs="Calibri Light"/>
                <w:color w:val="000000" w:themeColor="text1"/>
              </w:rPr>
              <w:t>D</w:t>
            </w:r>
            <w:r w:rsidRPr="447D7193">
              <w:rPr>
                <w:rFonts w:ascii="Calibri Light" w:hAnsi="Calibri Light" w:cs="Calibri Light"/>
                <w:color w:val="000000" w:themeColor="text1"/>
              </w:rPr>
              <w:t>-0</w:t>
            </w:r>
            <w:r w:rsidR="003347FD">
              <w:rPr>
                <w:rFonts w:ascii="Calibri Light" w:hAnsi="Calibri Light" w:cs="Calibri Light"/>
                <w:color w:val="000000" w:themeColor="text1"/>
              </w:rPr>
              <w:t>1</w:t>
            </w:r>
          </w:p>
        </w:tc>
        <w:tc>
          <w:tcPr>
            <w:tcW w:w="1785" w:type="dxa"/>
            <w:tcBorders>
              <w:top w:val="single" w:sz="6" w:space="0" w:color="auto"/>
            </w:tcBorders>
          </w:tcPr>
          <w:p w14:paraId="15664A1C" w14:textId="1166955C" w:rsidR="0DCD2823" w:rsidRDefault="77413DDC" w:rsidP="447D7193">
            <w:pPr>
              <w:rPr>
                <w:rFonts w:ascii="Calibri Light" w:eastAsia="Calibri Light" w:hAnsi="Calibri Light" w:cs="Calibri Light"/>
              </w:rPr>
            </w:pPr>
            <w:r w:rsidRPr="447D7193">
              <w:rPr>
                <w:rFonts w:ascii="Calibri Light" w:eastAsia="Calibri Light" w:hAnsi="Calibri Light" w:cs="Calibri Light"/>
                <w:color w:val="000000" w:themeColor="text1"/>
              </w:rPr>
              <w:t>UAT-</w:t>
            </w:r>
            <w:r w:rsidR="00915F5C">
              <w:rPr>
                <w:rFonts w:ascii="Calibri Light" w:eastAsia="Calibri Light" w:hAnsi="Calibri Light" w:cs="Calibri Light"/>
                <w:color w:val="000000" w:themeColor="text1"/>
              </w:rPr>
              <w:t>202501001</w:t>
            </w:r>
          </w:p>
        </w:tc>
        <w:tc>
          <w:tcPr>
            <w:tcW w:w="1155" w:type="dxa"/>
            <w:tcBorders>
              <w:top w:val="single" w:sz="6" w:space="0" w:color="auto"/>
            </w:tcBorders>
          </w:tcPr>
          <w:p w14:paraId="25B60FC2" w14:textId="7E72398A" w:rsidR="00B73B2B" w:rsidRPr="007734F1" w:rsidRDefault="00915F5C" w:rsidP="1A77556B">
            <w:pPr>
              <w:snapToGrid w:val="0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>06</w:t>
            </w:r>
            <w:r w:rsidR="00B73B2B" w:rsidRPr="1A77556B">
              <w:rPr>
                <w:rFonts w:asciiTheme="majorHAnsi" w:hAnsiTheme="majorHAnsi" w:cstheme="majorBidi"/>
              </w:rPr>
              <w:t>/</w:t>
            </w:r>
            <w:r w:rsidR="44C73317" w:rsidRPr="1A77556B">
              <w:rPr>
                <w:rFonts w:asciiTheme="majorHAnsi" w:hAnsiTheme="majorHAnsi" w:cstheme="majorBidi"/>
              </w:rPr>
              <w:t>0</w:t>
            </w:r>
            <w:r>
              <w:rPr>
                <w:rFonts w:asciiTheme="majorHAnsi" w:hAnsiTheme="majorHAnsi" w:cstheme="majorBidi"/>
              </w:rPr>
              <w:t>1</w:t>
            </w:r>
            <w:r w:rsidR="00B73B2B" w:rsidRPr="1A77556B">
              <w:rPr>
                <w:rFonts w:asciiTheme="majorHAnsi" w:hAnsiTheme="majorHAnsi" w:cstheme="majorBidi"/>
              </w:rPr>
              <w:t>/202</w:t>
            </w:r>
            <w:r>
              <w:rPr>
                <w:rFonts w:asciiTheme="majorHAnsi" w:hAnsiTheme="majorHAnsi" w:cstheme="majorBidi"/>
              </w:rPr>
              <w:t>5</w:t>
            </w:r>
          </w:p>
        </w:tc>
        <w:tc>
          <w:tcPr>
            <w:tcW w:w="2930" w:type="dxa"/>
            <w:tcBorders>
              <w:top w:val="single" w:sz="6" w:space="0" w:color="auto"/>
            </w:tcBorders>
          </w:tcPr>
          <w:p w14:paraId="548750EE" w14:textId="77777777" w:rsidR="00B73B2B" w:rsidRPr="000D6DB0" w:rsidRDefault="00B73B2B">
            <w:pPr>
              <w:snapToGrid w:val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2051" w:type="dxa"/>
            <w:tcBorders>
              <w:top w:val="single" w:sz="6" w:space="0" w:color="auto"/>
            </w:tcBorders>
          </w:tcPr>
          <w:p w14:paraId="663890ED" w14:textId="77777777" w:rsidR="00B73B2B" w:rsidRPr="0007043A" w:rsidRDefault="00B73B2B">
            <w:pPr>
              <w:snapToGrid w:val="0"/>
              <w:jc w:val="center"/>
              <w:rPr>
                <w:rFonts w:asciiTheme="majorHAnsi" w:hAnsiTheme="majorHAnsi" w:cstheme="majorHAnsi"/>
              </w:rPr>
            </w:pPr>
            <w:r w:rsidRPr="0007043A">
              <w:rPr>
                <w:rFonts w:asciiTheme="majorHAnsi" w:hAnsiTheme="majorHAnsi" w:cstheme="majorHAnsi"/>
              </w:rPr>
              <w:t>All</w:t>
            </w:r>
          </w:p>
        </w:tc>
      </w:tr>
    </w:tbl>
    <w:p w14:paraId="5BFC78D1" w14:textId="77777777" w:rsidR="001706D9" w:rsidRDefault="001706D9" w:rsidP="000F6EBC">
      <w:pPr>
        <w:pStyle w:val="BodyText"/>
        <w:rPr>
          <w:rFonts w:ascii="Calibri Light" w:hAnsi="Calibri Light" w:cs="Calibri Light"/>
          <w:i/>
          <w:sz w:val="32"/>
          <w:szCs w:val="32"/>
          <w:u w:val="single"/>
        </w:rPr>
      </w:pPr>
    </w:p>
    <w:p w14:paraId="30EB0B09" w14:textId="77777777" w:rsidR="001706D9" w:rsidRDefault="001706D9">
      <w:pPr>
        <w:spacing w:after="160" w:line="259" w:lineRule="auto"/>
        <w:rPr>
          <w:rFonts w:ascii="Calibri Light" w:hAnsi="Calibri Light" w:cs="Calibri Light"/>
          <w:i/>
          <w:sz w:val="32"/>
          <w:szCs w:val="32"/>
          <w:u w:val="single"/>
        </w:rPr>
      </w:pPr>
      <w:r>
        <w:rPr>
          <w:rFonts w:ascii="Calibri Light" w:hAnsi="Calibri Light" w:cs="Calibri Light"/>
          <w:i/>
          <w:sz w:val="32"/>
          <w:szCs w:val="32"/>
          <w:u w:val="single"/>
        </w:rPr>
        <w:br w:type="page"/>
      </w:r>
    </w:p>
    <w:p w14:paraId="260C0984" w14:textId="7FB3D478" w:rsidR="000F6EBC" w:rsidRDefault="000F6EBC" w:rsidP="000F6EBC">
      <w:pPr>
        <w:pStyle w:val="BodyText"/>
        <w:rPr>
          <w:rFonts w:ascii="Calibri Light" w:hAnsi="Calibri Light" w:cs="Calibri Light"/>
          <w:i/>
          <w:sz w:val="32"/>
          <w:szCs w:val="32"/>
          <w:u w:val="single"/>
        </w:rPr>
      </w:pPr>
      <w:r>
        <w:rPr>
          <w:rFonts w:ascii="Calibri Light" w:hAnsi="Calibri Light" w:cs="Calibri Light"/>
          <w:i/>
          <w:sz w:val="32"/>
          <w:szCs w:val="32"/>
          <w:u w:val="single"/>
        </w:rPr>
        <w:lastRenderedPageBreak/>
        <w:t>Signoff</w:t>
      </w:r>
    </w:p>
    <w:p w14:paraId="794BE08F" w14:textId="344BF736" w:rsidR="00D62315" w:rsidRDefault="000F6EBC" w:rsidP="61AD4E92">
      <w:pPr>
        <w:pStyle w:val="BodyText"/>
        <w:rPr>
          <w:rFonts w:ascii="Calibri Light" w:hAnsi="Calibri Light" w:cs="Calibri Light"/>
        </w:rPr>
      </w:pPr>
      <w:r w:rsidRPr="61AD4E92">
        <w:rPr>
          <w:rFonts w:ascii="Calibri Light" w:hAnsi="Calibri Light" w:cs="Calibri Light"/>
        </w:rPr>
        <w:t xml:space="preserve">For signing of the document, we clearly understand and accept this document provided by </w:t>
      </w:r>
      <w:proofErr w:type="spellStart"/>
      <w:r w:rsidRPr="61AD4E92">
        <w:rPr>
          <w:rFonts w:asciiTheme="majorHAnsi" w:hAnsiTheme="majorHAnsi" w:cstheme="majorBidi"/>
        </w:rPr>
        <w:t>Cloudsoft</w:t>
      </w:r>
      <w:proofErr w:type="spellEnd"/>
      <w:r w:rsidRPr="61AD4E92">
        <w:rPr>
          <w:rFonts w:asciiTheme="majorHAnsi" w:hAnsiTheme="majorHAnsi" w:cstheme="majorBidi"/>
        </w:rPr>
        <w:t xml:space="preserve"> Company Limited</w:t>
      </w:r>
    </w:p>
    <w:tbl>
      <w:tblPr>
        <w:tblStyle w:val="TableGrid"/>
        <w:tblW w:w="10201" w:type="dxa"/>
        <w:tblLayout w:type="fixed"/>
        <w:tblLook w:val="06A0" w:firstRow="1" w:lastRow="0" w:firstColumn="1" w:lastColumn="0" w:noHBand="1" w:noVBand="1"/>
      </w:tblPr>
      <w:tblGrid>
        <w:gridCol w:w="3397"/>
        <w:gridCol w:w="4253"/>
        <w:gridCol w:w="2551"/>
      </w:tblGrid>
      <w:tr w:rsidR="00F35BEF" w14:paraId="0203FE9A" w14:textId="77777777" w:rsidTr="00264E0D">
        <w:trPr>
          <w:trHeight w:val="300"/>
        </w:trPr>
        <w:tc>
          <w:tcPr>
            <w:tcW w:w="3397" w:type="dxa"/>
            <w:shd w:val="clear" w:color="auto" w:fill="DEEAF6" w:themeFill="accent5" w:themeFillTint="33"/>
          </w:tcPr>
          <w:p w14:paraId="1F78DBC1" w14:textId="2F11DF79" w:rsidR="00F35BEF" w:rsidRDefault="00F35BEF" w:rsidP="00264E0D">
            <w:pPr>
              <w:spacing w:line="360" w:lineRule="auto"/>
              <w:jc w:val="center"/>
              <w:rPr>
                <w:rFonts w:asciiTheme="majorHAnsi" w:hAnsiTheme="majorHAnsi" w:cstheme="minorBidi"/>
                <w:b/>
                <w:bCs/>
              </w:rPr>
            </w:pPr>
            <w:r w:rsidRPr="61AD4E92">
              <w:rPr>
                <w:rFonts w:asciiTheme="majorHAnsi" w:hAnsiTheme="majorHAnsi" w:cstheme="minorBidi"/>
                <w:b/>
                <w:bCs/>
              </w:rPr>
              <w:t>Name</w:t>
            </w:r>
          </w:p>
        </w:tc>
        <w:tc>
          <w:tcPr>
            <w:tcW w:w="4253" w:type="dxa"/>
            <w:shd w:val="clear" w:color="auto" w:fill="DEEAF6" w:themeFill="accent5" w:themeFillTint="33"/>
          </w:tcPr>
          <w:p w14:paraId="092F729A" w14:textId="5863A133" w:rsidR="00F35BEF" w:rsidRDefault="00F35BEF" w:rsidP="00264E0D">
            <w:pPr>
              <w:spacing w:line="360" w:lineRule="auto"/>
              <w:jc w:val="center"/>
              <w:rPr>
                <w:rFonts w:asciiTheme="majorHAnsi" w:hAnsiTheme="majorHAnsi" w:cstheme="minorBidi"/>
                <w:b/>
                <w:bCs/>
              </w:rPr>
            </w:pPr>
            <w:r w:rsidRPr="61AD4E92">
              <w:rPr>
                <w:rFonts w:asciiTheme="majorHAnsi" w:hAnsiTheme="majorHAnsi" w:cstheme="minorBidi"/>
                <w:b/>
                <w:bCs/>
              </w:rPr>
              <w:t>Role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47203355" w14:textId="5B84EB60" w:rsidR="00F35BEF" w:rsidRDefault="00F35BEF" w:rsidP="00264E0D">
            <w:pPr>
              <w:spacing w:line="360" w:lineRule="auto"/>
              <w:jc w:val="center"/>
              <w:rPr>
                <w:rFonts w:asciiTheme="majorHAnsi" w:hAnsiTheme="majorHAnsi" w:cstheme="minorBidi"/>
                <w:b/>
                <w:bCs/>
              </w:rPr>
            </w:pPr>
            <w:r w:rsidRPr="61AD4E92">
              <w:rPr>
                <w:rFonts w:asciiTheme="majorHAnsi" w:hAnsiTheme="majorHAnsi" w:cstheme="minorBidi"/>
                <w:b/>
                <w:bCs/>
              </w:rPr>
              <w:t>Sign-off</w:t>
            </w:r>
          </w:p>
        </w:tc>
      </w:tr>
      <w:tr w:rsidR="00F35BEF" w14:paraId="42C078E7" w14:textId="77777777" w:rsidTr="00264E0D">
        <w:trPr>
          <w:trHeight w:val="300"/>
        </w:trPr>
        <w:tc>
          <w:tcPr>
            <w:tcW w:w="3397" w:type="dxa"/>
          </w:tcPr>
          <w:p w14:paraId="0CFB77E8" w14:textId="362D4D7B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 xml:space="preserve">Mr. </w:t>
            </w:r>
            <w:proofErr w:type="spellStart"/>
            <w:r w:rsidRPr="00F35BEF">
              <w:rPr>
                <w:rFonts w:asciiTheme="majorHAnsi" w:hAnsiTheme="majorHAnsi" w:cstheme="majorHAnsi"/>
              </w:rPr>
              <w:t>Ekkachai</w:t>
            </w:r>
            <w:proofErr w:type="spellEnd"/>
            <w:r w:rsidRPr="00F35BE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F35BEF">
              <w:rPr>
                <w:rFonts w:asciiTheme="majorHAnsi" w:hAnsiTheme="majorHAnsi" w:cstheme="majorHAnsi"/>
              </w:rPr>
              <w:t>Anuchitanukul</w:t>
            </w:r>
            <w:proofErr w:type="spellEnd"/>
          </w:p>
        </w:tc>
        <w:tc>
          <w:tcPr>
            <w:tcW w:w="4253" w:type="dxa"/>
          </w:tcPr>
          <w:p w14:paraId="1C5C6E52" w14:textId="030227D4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>Department manager of Quality Management Department</w:t>
            </w:r>
          </w:p>
        </w:tc>
        <w:tc>
          <w:tcPr>
            <w:tcW w:w="2551" w:type="dxa"/>
          </w:tcPr>
          <w:p w14:paraId="3A37BC55" w14:textId="33C8796B" w:rsidR="00F35BEF" w:rsidRDefault="00F35BEF" w:rsidP="00264E0D">
            <w:pPr>
              <w:jc w:val="left"/>
              <w:rPr>
                <w:rFonts w:asciiTheme="majorHAnsi" w:hAnsiTheme="majorHAnsi" w:cstheme="minorBidi"/>
              </w:rPr>
            </w:pPr>
          </w:p>
        </w:tc>
      </w:tr>
      <w:tr w:rsidR="00F35BEF" w14:paraId="7D62FD7B" w14:textId="77777777" w:rsidTr="00264E0D">
        <w:trPr>
          <w:trHeight w:val="300"/>
        </w:trPr>
        <w:tc>
          <w:tcPr>
            <w:tcW w:w="3397" w:type="dxa"/>
          </w:tcPr>
          <w:p w14:paraId="7A012E84" w14:textId="04BE8FB7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 xml:space="preserve">Ms. </w:t>
            </w:r>
            <w:proofErr w:type="spellStart"/>
            <w:r w:rsidRPr="00F35BEF">
              <w:rPr>
                <w:rFonts w:asciiTheme="majorHAnsi" w:hAnsiTheme="majorHAnsi" w:cstheme="majorHAnsi"/>
              </w:rPr>
              <w:t>Umarin</w:t>
            </w:r>
            <w:proofErr w:type="spellEnd"/>
            <w:r w:rsidRPr="00F35BE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F35BEF">
              <w:rPr>
                <w:rFonts w:asciiTheme="majorHAnsi" w:hAnsiTheme="majorHAnsi" w:cstheme="majorHAnsi"/>
              </w:rPr>
              <w:t>Sinprasertnavin</w:t>
            </w:r>
            <w:proofErr w:type="spellEnd"/>
          </w:p>
        </w:tc>
        <w:tc>
          <w:tcPr>
            <w:tcW w:w="4253" w:type="dxa"/>
          </w:tcPr>
          <w:p w14:paraId="34E23C9A" w14:textId="1D9C0C98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>SCC Section manager of Quality Management Department</w:t>
            </w:r>
          </w:p>
        </w:tc>
        <w:tc>
          <w:tcPr>
            <w:tcW w:w="2551" w:type="dxa"/>
          </w:tcPr>
          <w:p w14:paraId="72052A79" w14:textId="33C8796B" w:rsidR="00F35BEF" w:rsidRDefault="00F35BEF" w:rsidP="00264E0D">
            <w:pPr>
              <w:jc w:val="left"/>
              <w:rPr>
                <w:rFonts w:asciiTheme="majorHAnsi" w:hAnsiTheme="majorHAnsi" w:cstheme="minorBidi"/>
              </w:rPr>
            </w:pPr>
          </w:p>
        </w:tc>
      </w:tr>
      <w:tr w:rsidR="00F35BEF" w14:paraId="025DFF7C" w14:textId="77777777" w:rsidTr="00264E0D">
        <w:trPr>
          <w:trHeight w:val="300"/>
        </w:trPr>
        <w:tc>
          <w:tcPr>
            <w:tcW w:w="3397" w:type="dxa"/>
          </w:tcPr>
          <w:p w14:paraId="0010B63F" w14:textId="069BD4AC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 xml:space="preserve">Mr. </w:t>
            </w:r>
            <w:proofErr w:type="spellStart"/>
            <w:r w:rsidRPr="00F35BEF">
              <w:rPr>
                <w:rFonts w:asciiTheme="majorHAnsi" w:hAnsiTheme="majorHAnsi" w:cstheme="majorHAnsi"/>
              </w:rPr>
              <w:t>Rattapon</w:t>
            </w:r>
            <w:proofErr w:type="spellEnd"/>
            <w:r w:rsidRPr="00F35BE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F35BEF">
              <w:rPr>
                <w:rFonts w:asciiTheme="majorHAnsi" w:hAnsiTheme="majorHAnsi" w:cstheme="majorHAnsi"/>
              </w:rPr>
              <w:t>Panghom</w:t>
            </w:r>
            <w:proofErr w:type="spellEnd"/>
          </w:p>
        </w:tc>
        <w:tc>
          <w:tcPr>
            <w:tcW w:w="4253" w:type="dxa"/>
          </w:tcPr>
          <w:p w14:paraId="09AC39CA" w14:textId="233A71D3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>User in-charge of Quality Management Department</w:t>
            </w:r>
          </w:p>
        </w:tc>
        <w:tc>
          <w:tcPr>
            <w:tcW w:w="2551" w:type="dxa"/>
          </w:tcPr>
          <w:p w14:paraId="3F8BEC6C" w14:textId="33C8796B" w:rsidR="00F35BEF" w:rsidRDefault="00F35BEF" w:rsidP="00264E0D">
            <w:pPr>
              <w:jc w:val="left"/>
              <w:rPr>
                <w:rFonts w:asciiTheme="majorHAnsi" w:hAnsiTheme="majorHAnsi" w:cstheme="minorBidi"/>
              </w:rPr>
            </w:pPr>
          </w:p>
        </w:tc>
      </w:tr>
      <w:tr w:rsidR="00F35BEF" w14:paraId="06A09313" w14:textId="77777777" w:rsidTr="00264E0D">
        <w:trPr>
          <w:trHeight w:val="300"/>
        </w:trPr>
        <w:tc>
          <w:tcPr>
            <w:tcW w:w="3397" w:type="dxa"/>
          </w:tcPr>
          <w:p w14:paraId="7554B24C" w14:textId="142D6CFE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 xml:space="preserve">Ms. </w:t>
            </w:r>
            <w:proofErr w:type="spellStart"/>
            <w:r w:rsidRPr="00F35BEF">
              <w:rPr>
                <w:rFonts w:asciiTheme="majorHAnsi" w:hAnsiTheme="majorHAnsi" w:cstheme="majorHAnsi"/>
              </w:rPr>
              <w:t>Nongrat</w:t>
            </w:r>
            <w:proofErr w:type="spellEnd"/>
            <w:r w:rsidRPr="00F35BE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F35BEF">
              <w:rPr>
                <w:rFonts w:asciiTheme="majorHAnsi" w:hAnsiTheme="majorHAnsi" w:cstheme="majorHAnsi"/>
              </w:rPr>
              <w:t>Linlawan</w:t>
            </w:r>
            <w:proofErr w:type="spellEnd"/>
          </w:p>
        </w:tc>
        <w:tc>
          <w:tcPr>
            <w:tcW w:w="4253" w:type="dxa"/>
          </w:tcPr>
          <w:p w14:paraId="4D4910F5" w14:textId="2DBB0EBC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>Department Manager of ABCT Information System Department</w:t>
            </w:r>
          </w:p>
        </w:tc>
        <w:tc>
          <w:tcPr>
            <w:tcW w:w="2551" w:type="dxa"/>
          </w:tcPr>
          <w:p w14:paraId="071C70E2" w14:textId="77777777" w:rsidR="00F35BEF" w:rsidRDefault="00F35BEF" w:rsidP="00264E0D">
            <w:pPr>
              <w:jc w:val="left"/>
              <w:rPr>
                <w:rFonts w:asciiTheme="majorHAnsi" w:hAnsiTheme="majorHAnsi" w:cstheme="minorBidi"/>
              </w:rPr>
            </w:pPr>
          </w:p>
        </w:tc>
      </w:tr>
      <w:tr w:rsidR="00F35BEF" w14:paraId="744154BE" w14:textId="77777777" w:rsidTr="00264E0D">
        <w:trPr>
          <w:trHeight w:val="300"/>
        </w:trPr>
        <w:tc>
          <w:tcPr>
            <w:tcW w:w="3397" w:type="dxa"/>
          </w:tcPr>
          <w:p w14:paraId="5936EB36" w14:textId="7C31208E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 xml:space="preserve">Mr. </w:t>
            </w:r>
            <w:proofErr w:type="spellStart"/>
            <w:r w:rsidRPr="00F35BEF">
              <w:rPr>
                <w:rFonts w:asciiTheme="majorHAnsi" w:hAnsiTheme="majorHAnsi" w:cstheme="majorHAnsi"/>
              </w:rPr>
              <w:t>Poowanai</w:t>
            </w:r>
            <w:proofErr w:type="spellEnd"/>
            <w:r w:rsidRPr="00F35BE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F35BEF">
              <w:rPr>
                <w:rFonts w:asciiTheme="majorHAnsi" w:hAnsiTheme="majorHAnsi" w:cstheme="majorHAnsi"/>
              </w:rPr>
              <w:t>Petchsanngam</w:t>
            </w:r>
            <w:proofErr w:type="spellEnd"/>
          </w:p>
        </w:tc>
        <w:tc>
          <w:tcPr>
            <w:tcW w:w="4253" w:type="dxa"/>
          </w:tcPr>
          <w:p w14:paraId="2AEA5002" w14:textId="03BAD4C3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>Section Manage of Corporate &amp; Supply Chain Transformation Support Section</w:t>
            </w:r>
          </w:p>
        </w:tc>
        <w:tc>
          <w:tcPr>
            <w:tcW w:w="2551" w:type="dxa"/>
          </w:tcPr>
          <w:p w14:paraId="7A0C2AF3" w14:textId="77777777" w:rsidR="00F35BEF" w:rsidRDefault="00F35BEF" w:rsidP="00264E0D">
            <w:pPr>
              <w:jc w:val="left"/>
              <w:rPr>
                <w:rFonts w:asciiTheme="majorHAnsi" w:hAnsiTheme="majorHAnsi" w:cstheme="minorBidi"/>
              </w:rPr>
            </w:pPr>
          </w:p>
        </w:tc>
      </w:tr>
      <w:tr w:rsidR="00F35BEF" w14:paraId="792FF61F" w14:textId="77777777" w:rsidTr="00264E0D">
        <w:trPr>
          <w:trHeight w:val="300"/>
        </w:trPr>
        <w:tc>
          <w:tcPr>
            <w:tcW w:w="3397" w:type="dxa"/>
          </w:tcPr>
          <w:p w14:paraId="095CE4E1" w14:textId="3180E2FB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 xml:space="preserve">Ms. </w:t>
            </w:r>
            <w:proofErr w:type="spellStart"/>
            <w:r w:rsidRPr="00F35BEF">
              <w:rPr>
                <w:rFonts w:asciiTheme="majorHAnsi" w:hAnsiTheme="majorHAnsi" w:cstheme="majorHAnsi"/>
              </w:rPr>
              <w:t>Khanphicha</w:t>
            </w:r>
            <w:proofErr w:type="spellEnd"/>
            <w:r w:rsidRPr="00F35BE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F35BEF">
              <w:rPr>
                <w:rFonts w:asciiTheme="majorHAnsi" w:hAnsiTheme="majorHAnsi" w:cstheme="majorHAnsi"/>
              </w:rPr>
              <w:t>Phaktoemphong</w:t>
            </w:r>
            <w:proofErr w:type="spellEnd"/>
          </w:p>
        </w:tc>
        <w:tc>
          <w:tcPr>
            <w:tcW w:w="4253" w:type="dxa"/>
          </w:tcPr>
          <w:p w14:paraId="4BC535C6" w14:textId="38907C1E" w:rsidR="00F35BEF" w:rsidRPr="00F35BEF" w:rsidRDefault="00F35BEF" w:rsidP="00264E0D">
            <w:pPr>
              <w:jc w:val="left"/>
              <w:rPr>
                <w:rFonts w:asciiTheme="majorHAnsi" w:hAnsiTheme="majorHAnsi" w:cstheme="majorHAnsi"/>
              </w:rPr>
            </w:pPr>
            <w:r w:rsidRPr="00F35BEF">
              <w:rPr>
                <w:rFonts w:asciiTheme="majorHAnsi" w:hAnsiTheme="majorHAnsi" w:cstheme="majorHAnsi"/>
              </w:rPr>
              <w:t>IS in-</w:t>
            </w:r>
            <w:proofErr w:type="gramStart"/>
            <w:r w:rsidRPr="00F35BEF">
              <w:rPr>
                <w:rFonts w:asciiTheme="majorHAnsi" w:hAnsiTheme="majorHAnsi" w:cstheme="majorHAnsi"/>
              </w:rPr>
              <w:t>charge  of</w:t>
            </w:r>
            <w:proofErr w:type="gramEnd"/>
            <w:r w:rsidRPr="00F35BEF">
              <w:rPr>
                <w:rFonts w:asciiTheme="majorHAnsi" w:hAnsiTheme="majorHAnsi" w:cstheme="majorHAnsi"/>
              </w:rPr>
              <w:t xml:space="preserve"> Corporate &amp; Supply Chain Transformation Support Section</w:t>
            </w:r>
          </w:p>
        </w:tc>
        <w:tc>
          <w:tcPr>
            <w:tcW w:w="2551" w:type="dxa"/>
          </w:tcPr>
          <w:p w14:paraId="67ACC2F2" w14:textId="77777777" w:rsidR="00F35BEF" w:rsidRDefault="00F35BEF" w:rsidP="00264E0D">
            <w:pPr>
              <w:jc w:val="left"/>
              <w:rPr>
                <w:rFonts w:asciiTheme="majorHAnsi" w:hAnsiTheme="majorHAnsi" w:cstheme="minorBidi"/>
              </w:rPr>
            </w:pPr>
          </w:p>
        </w:tc>
      </w:tr>
    </w:tbl>
    <w:p w14:paraId="6F447111" w14:textId="6754472C" w:rsidR="61AD4E92" w:rsidRDefault="61AD4E92" w:rsidP="61AD4E92">
      <w:pPr>
        <w:jc w:val="thaiDistribute"/>
        <w:rPr>
          <w:rFonts w:asciiTheme="majorHAnsi" w:hAnsiTheme="majorHAnsi" w:cstheme="minorBidi"/>
        </w:rPr>
      </w:pPr>
    </w:p>
    <w:p w14:paraId="6D2A6749" w14:textId="414BCBD7" w:rsidR="61AD4E92" w:rsidRDefault="61AD4E92" w:rsidP="61AD4E92">
      <w:pPr>
        <w:jc w:val="center"/>
        <w:rPr>
          <w:rFonts w:asciiTheme="majorHAnsi" w:hAnsiTheme="majorHAnsi" w:cstheme="minorBidi"/>
        </w:rPr>
      </w:pPr>
    </w:p>
    <w:p w14:paraId="1A8DDC7E" w14:textId="26FE4AB6" w:rsidR="581B3A87" w:rsidRDefault="581B3A87" w:rsidP="61AD4E92">
      <w:pPr>
        <w:jc w:val="center"/>
        <w:rPr>
          <w:rFonts w:asciiTheme="majorHAnsi" w:hAnsiTheme="majorHAnsi" w:cstheme="minorBidi"/>
        </w:rPr>
      </w:pPr>
      <w:r w:rsidRPr="61AD4E92">
        <w:rPr>
          <w:rFonts w:asciiTheme="majorHAnsi" w:hAnsiTheme="majorHAnsi" w:cstheme="minorBidi"/>
        </w:rPr>
        <w:t xml:space="preserve">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5F4778E0" w:rsidRPr="61AD4E92">
        <w:rPr>
          <w:rFonts w:asciiTheme="majorHAnsi" w:hAnsiTheme="majorHAnsi" w:cstheme="minorBidi"/>
        </w:rPr>
        <w:t xml:space="preserve">  Delivered By</w:t>
      </w:r>
    </w:p>
    <w:p w14:paraId="2CCF1C38" w14:textId="2068FBCD" w:rsidR="5F4778E0" w:rsidRDefault="5F4778E0" w:rsidP="61AD4E92">
      <w:pPr>
        <w:ind w:left="7200" w:firstLine="720"/>
        <w:jc w:val="center"/>
        <w:rPr>
          <w:rFonts w:asciiTheme="majorHAnsi" w:hAnsiTheme="majorHAnsi" w:cstheme="minorBidi"/>
        </w:rPr>
      </w:pPr>
      <w:proofErr w:type="spellStart"/>
      <w:r w:rsidRPr="61AD4E92">
        <w:rPr>
          <w:rFonts w:asciiTheme="majorHAnsi" w:hAnsiTheme="majorHAnsi" w:cstheme="minorBidi"/>
        </w:rPr>
        <w:t>Cloudsoft</w:t>
      </w:r>
      <w:proofErr w:type="spellEnd"/>
      <w:r w:rsidRPr="61AD4E92">
        <w:rPr>
          <w:rFonts w:asciiTheme="majorHAnsi" w:hAnsiTheme="majorHAnsi" w:cstheme="minorBidi"/>
        </w:rPr>
        <w:t xml:space="preserve"> </w:t>
      </w:r>
      <w:proofErr w:type="gramStart"/>
      <w:r w:rsidRPr="61AD4E92">
        <w:rPr>
          <w:rFonts w:asciiTheme="majorHAnsi" w:hAnsiTheme="majorHAnsi" w:cstheme="minorBidi"/>
        </w:rPr>
        <w:t>Co.,Ltd</w:t>
      </w:r>
      <w:proofErr w:type="gramEnd"/>
    </w:p>
    <w:p w14:paraId="5ACB49EC" w14:textId="17DACADE" w:rsidR="61AD4E92" w:rsidRDefault="61AD4E92" w:rsidP="61AD4E92">
      <w:pPr>
        <w:ind w:left="7920"/>
        <w:jc w:val="center"/>
        <w:rPr>
          <w:rFonts w:asciiTheme="majorHAnsi" w:hAnsiTheme="majorHAnsi" w:cstheme="minorBidi"/>
        </w:rPr>
      </w:pPr>
    </w:p>
    <w:p w14:paraId="47849F0F" w14:textId="23CF57A0" w:rsidR="5DA52576" w:rsidRDefault="5DA52576" w:rsidP="61AD4E92">
      <w:pPr>
        <w:ind w:left="7920"/>
        <w:jc w:val="center"/>
        <w:rPr>
          <w:rFonts w:asciiTheme="majorHAnsi" w:hAnsiTheme="majorHAnsi" w:cstheme="minorBidi"/>
        </w:rPr>
      </w:pPr>
      <w:r w:rsidRPr="61AD4E92">
        <w:rPr>
          <w:rFonts w:asciiTheme="majorHAnsi" w:hAnsiTheme="majorHAnsi" w:cstheme="minorBidi"/>
        </w:rPr>
        <w:t>....</w:t>
      </w:r>
      <w:r w:rsidR="5F4778E0" w:rsidRPr="61AD4E92">
        <w:rPr>
          <w:rFonts w:asciiTheme="majorHAnsi" w:hAnsiTheme="majorHAnsi" w:cstheme="minorBidi"/>
        </w:rPr>
        <w:t>..........</w:t>
      </w:r>
      <w:r w:rsidR="001706D9">
        <w:rPr>
          <w:rFonts w:asciiTheme="majorHAnsi" w:hAnsiTheme="majorHAnsi" w:cstheme="minorBidi"/>
        </w:rPr>
        <w:t>.........</w:t>
      </w:r>
      <w:r w:rsidR="5F4778E0" w:rsidRPr="61AD4E92">
        <w:rPr>
          <w:rFonts w:asciiTheme="majorHAnsi" w:hAnsiTheme="majorHAnsi" w:cstheme="minorBidi"/>
        </w:rPr>
        <w:t>.............</w:t>
      </w:r>
    </w:p>
    <w:p w14:paraId="265C3C3C" w14:textId="6B6EBC2D" w:rsidR="5F4778E0" w:rsidRDefault="5F4778E0" w:rsidP="1A77556B">
      <w:pPr>
        <w:ind w:left="5040"/>
        <w:jc w:val="center"/>
        <w:rPr>
          <w:rFonts w:asciiTheme="majorHAnsi" w:hAnsiTheme="majorHAnsi" w:cstheme="minorBidi"/>
        </w:rPr>
      </w:pPr>
      <w:r w:rsidRPr="1A77556B">
        <w:rPr>
          <w:rFonts w:asciiTheme="majorHAnsi" w:hAnsiTheme="majorHAnsi" w:cstheme="minorBidi"/>
        </w:rPr>
        <w:t>Date</w:t>
      </w:r>
      <w:r w:rsidR="4A2C0E6A" w:rsidRPr="1A77556B">
        <w:rPr>
          <w:rFonts w:asciiTheme="majorHAnsi" w:hAnsiTheme="majorHAnsi" w:cstheme="minorBidi"/>
        </w:rPr>
        <w:t xml:space="preserve"> </w:t>
      </w:r>
    </w:p>
    <w:p w14:paraId="331F9533" w14:textId="7FF01405" w:rsidR="61AD4E92" w:rsidRDefault="61AD4E92" w:rsidP="61AD4E92">
      <w:pPr>
        <w:jc w:val="center"/>
        <w:rPr>
          <w:rFonts w:asciiTheme="majorHAnsi" w:hAnsiTheme="majorHAnsi" w:cstheme="minorBidi"/>
        </w:rPr>
      </w:pPr>
    </w:p>
    <w:p w14:paraId="3D018C5E" w14:textId="455C3068" w:rsidR="61AD4E92" w:rsidRDefault="61AD4E92" w:rsidP="61AD4E92">
      <w:pPr>
        <w:jc w:val="thaiDistribute"/>
        <w:rPr>
          <w:rFonts w:asciiTheme="majorHAnsi" w:hAnsiTheme="majorHAnsi" w:cstheme="minorBidi"/>
        </w:rPr>
      </w:pPr>
    </w:p>
    <w:p w14:paraId="01543076" w14:textId="5183AC39" w:rsidR="61AD4E92" w:rsidRDefault="61AD4E92" w:rsidP="61AD4E92">
      <w:pPr>
        <w:jc w:val="thaiDistribute"/>
        <w:rPr>
          <w:rFonts w:asciiTheme="majorHAnsi" w:hAnsiTheme="majorHAnsi" w:cstheme="minorBidi"/>
        </w:rPr>
      </w:pPr>
    </w:p>
    <w:p w14:paraId="7AC288FF" w14:textId="5AFBE893" w:rsidR="61AD4E92" w:rsidRDefault="61AD4E92" w:rsidP="61AD4E92">
      <w:pPr>
        <w:jc w:val="thaiDistribute"/>
        <w:rPr>
          <w:rFonts w:asciiTheme="majorHAnsi" w:hAnsiTheme="majorHAnsi" w:cstheme="minorBidi"/>
        </w:rPr>
      </w:pPr>
    </w:p>
    <w:p w14:paraId="2B49BE60" w14:textId="77777777" w:rsidR="00763A84" w:rsidRDefault="00763A84" w:rsidP="00B73B2B">
      <w:pPr>
        <w:jc w:val="thaiDistribute"/>
        <w:rPr>
          <w:rFonts w:asciiTheme="majorHAnsi" w:hAnsiTheme="majorHAnsi" w:cstheme="minorBidi"/>
        </w:rPr>
      </w:pPr>
    </w:p>
    <w:p w14:paraId="4FF40C72" w14:textId="77777777" w:rsidR="00F35BEF" w:rsidRDefault="00F35BEF">
      <w:pPr>
        <w:spacing w:after="160" w:line="259" w:lineRule="auto"/>
        <w:rPr>
          <w:rStyle w:val="PageNumber"/>
          <w:rFonts w:ascii="Calibri Light" w:hAnsi="Calibri Light" w:cs="Calibri Light"/>
        </w:rPr>
      </w:pPr>
      <w:r>
        <w:rPr>
          <w:rStyle w:val="PageNumber"/>
          <w:rFonts w:ascii="Calibri Light" w:hAnsi="Calibri Light" w:cs="Calibri Light"/>
        </w:rPr>
        <w:br w:type="page"/>
      </w:r>
    </w:p>
    <w:p w14:paraId="13721BB2" w14:textId="47277659" w:rsidR="00F3396F" w:rsidRPr="00915F5C" w:rsidRDefault="161D372A" w:rsidP="447D7193">
      <w:pPr>
        <w:shd w:val="clear" w:color="auto" w:fill="B4C6E7" w:themeFill="accent1" w:themeFillTint="66"/>
        <w:rPr>
          <w:rFonts w:asciiTheme="minorHAnsi" w:eastAsia="Calibri Light" w:hAnsiTheme="minorHAnsi" w:cstheme="minorHAnsi"/>
        </w:rPr>
      </w:pPr>
      <w:r w:rsidRPr="6080A455">
        <w:rPr>
          <w:rStyle w:val="PageNumber"/>
          <w:rFonts w:ascii="Calibri Light" w:hAnsi="Calibri Light" w:cs="Calibri Light"/>
        </w:rPr>
        <w:lastRenderedPageBreak/>
        <w:t xml:space="preserve"> </w:t>
      </w:r>
      <w:r w:rsidR="5A558EAB" w:rsidRPr="00915F5C">
        <w:rPr>
          <w:rFonts w:asciiTheme="minorHAnsi" w:eastAsia="Calibri" w:hAnsiTheme="minorHAnsi" w:cstheme="minorHAnsi"/>
          <w:b/>
          <w:bCs/>
          <w:color w:val="000000" w:themeColor="text1"/>
          <w:sz w:val="36"/>
          <w:szCs w:val="36"/>
        </w:rPr>
        <w:t>TABLE OF CONTENT</w:t>
      </w:r>
    </w:p>
    <w:p w14:paraId="1BAB3E0E" w14:textId="5DBCFA2D" w:rsidR="00F35BEF" w:rsidRPr="00F35BEF" w:rsidRDefault="00B73B2B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kern w:val="2"/>
          <w:sz w:val="24"/>
          <w:szCs w:val="24"/>
          <w:lang w:val="en-TH" w:eastAsia="zh-CN" w:bidi="ar-SA"/>
        </w:rPr>
      </w:pPr>
      <w:r w:rsidRPr="00915F5C">
        <w:rPr>
          <w:rFonts w:asciiTheme="minorHAnsi" w:hAnsiTheme="minorHAnsi" w:cstheme="minorHAnsi"/>
          <w:b w:val="0"/>
          <w:bCs w:val="0"/>
          <w:sz w:val="24"/>
          <w:szCs w:val="24"/>
        </w:rPr>
        <w:fldChar w:fldCharType="begin"/>
      </w:r>
      <w:r w:rsidRPr="00915F5C">
        <w:rPr>
          <w:rFonts w:asciiTheme="minorHAnsi" w:hAnsiTheme="minorHAnsi" w:cstheme="minorHAnsi"/>
          <w:b w:val="0"/>
          <w:bCs w:val="0"/>
          <w:sz w:val="24"/>
          <w:szCs w:val="24"/>
        </w:rPr>
        <w:instrText xml:space="preserve"> TOC \o "1-3" \f \h \z \u </w:instrText>
      </w:r>
      <w:r w:rsidRPr="00915F5C">
        <w:rPr>
          <w:rFonts w:asciiTheme="minorHAnsi" w:hAnsiTheme="minorHAnsi" w:cstheme="minorHAnsi"/>
          <w:b w:val="0"/>
          <w:bCs w:val="0"/>
          <w:sz w:val="24"/>
          <w:szCs w:val="24"/>
        </w:rPr>
        <w:fldChar w:fldCharType="separate"/>
      </w:r>
      <w:r>
        <w:rPr>
          <w:noProof/>
        </w:rPr>
        <w:fldChar w:fldCharType="begin"/>
      </w:r>
      <w:r>
        <w:rPr>
          <w:noProof/>
        </w:rPr>
        <w:instrText>HYPERLINK \l "_Toc185421572"</w:instrText>
      </w:r>
      <w:ins w:id="1" w:author="Author">
        <w:r w:rsidR="006B45D4">
          <w:rPr>
            <w:noProof/>
          </w:rPr>
        </w:r>
      </w:ins>
      <w:r>
        <w:rPr>
          <w:noProof/>
        </w:rPr>
        <w:fldChar w:fldCharType="separate"/>
      </w:r>
      <w:r w:rsidR="00F35BEF" w:rsidRPr="00F35BEF">
        <w:rPr>
          <w:rStyle w:val="Hyperlink"/>
          <w:rFonts w:asciiTheme="minorHAnsi" w:eastAsia="Arial Unicode MS" w:hAnsiTheme="minorHAnsi" w:cstheme="minorHAnsi"/>
          <w:i/>
          <w:iCs/>
          <w:noProof/>
          <w:sz w:val="24"/>
          <w:szCs w:val="24"/>
        </w:rPr>
        <w:t>System Architecture</w: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tab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begin"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instrText xml:space="preserve"> PAGEREF _Toc185421572 \h </w:instrTex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separate"/>
      </w:r>
      <w:r w:rsidR="006B45D4">
        <w:rPr>
          <w:rFonts w:asciiTheme="minorHAnsi" w:hAnsiTheme="minorHAnsi" w:cstheme="minorHAnsi"/>
          <w:noProof/>
          <w:webHidden/>
          <w:sz w:val="24"/>
          <w:szCs w:val="24"/>
        </w:rPr>
        <w:t>5</w: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end"/>
      </w:r>
      <w:r>
        <w:rPr>
          <w:rFonts w:asciiTheme="minorHAnsi" w:hAnsiTheme="minorHAnsi" w:cstheme="minorHAnsi"/>
          <w:noProof/>
          <w:sz w:val="24"/>
          <w:szCs w:val="24"/>
        </w:rPr>
        <w:fldChar w:fldCharType="end"/>
      </w:r>
    </w:p>
    <w:p w14:paraId="137867D8" w14:textId="4F961EC8" w:rsidR="00F35BEF" w:rsidRPr="00F35BEF" w:rsidRDefault="00000000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kern w:val="2"/>
          <w:sz w:val="24"/>
          <w:szCs w:val="24"/>
          <w:lang w:val="en-TH" w:eastAsia="zh-CN" w:bidi="ar-SA"/>
        </w:rPr>
      </w:pPr>
      <w:r>
        <w:rPr>
          <w:noProof/>
        </w:rPr>
        <w:fldChar w:fldCharType="begin"/>
      </w:r>
      <w:r>
        <w:rPr>
          <w:noProof/>
        </w:rPr>
        <w:instrText>HYPERLINK \l "_Toc185421573"</w:instrText>
      </w:r>
      <w:ins w:id="2" w:author="Author">
        <w:r w:rsidR="006B45D4">
          <w:rPr>
            <w:noProof/>
          </w:rPr>
        </w:r>
      </w:ins>
      <w:r>
        <w:rPr>
          <w:noProof/>
        </w:rPr>
        <w:fldChar w:fldCharType="separate"/>
      </w:r>
      <w:r w:rsidR="00F35BEF" w:rsidRPr="00F35BEF">
        <w:rPr>
          <w:rStyle w:val="Hyperlink"/>
          <w:rFonts w:asciiTheme="minorHAnsi" w:eastAsia="Arial Unicode MS" w:hAnsiTheme="minorHAnsi" w:cstheme="minorHAnsi"/>
          <w:i/>
          <w:iCs/>
          <w:noProof/>
          <w:sz w:val="24"/>
          <w:szCs w:val="24"/>
        </w:rPr>
        <w:t>USER ACCEPTANCE TESTING RESULT CRM CLOUDCENTRIC</w: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tab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begin"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instrText xml:space="preserve"> PAGEREF _Toc185421573 \h </w:instrTex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separate"/>
      </w:r>
      <w:ins w:id="3" w:author="Author">
        <w:r w:rsidR="006B45D4">
          <w:rPr>
            <w:rFonts w:asciiTheme="minorHAnsi" w:hAnsiTheme="minorHAnsi" w:cstheme="minorHAnsi"/>
            <w:noProof/>
            <w:webHidden/>
            <w:sz w:val="24"/>
            <w:szCs w:val="24"/>
          </w:rPr>
          <w:t>5</w:t>
        </w:r>
      </w:ins>
      <w:del w:id="4" w:author="Author">
        <w:r w:rsidR="006C512F" w:rsidDel="006B45D4">
          <w:rPr>
            <w:rFonts w:asciiTheme="minorHAnsi" w:hAnsiTheme="minorHAnsi" w:cstheme="minorHAnsi"/>
            <w:noProof/>
            <w:webHidden/>
            <w:sz w:val="24"/>
            <w:szCs w:val="24"/>
          </w:rPr>
          <w:delText>6</w:delText>
        </w:r>
      </w:del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end"/>
      </w:r>
      <w:r>
        <w:rPr>
          <w:rFonts w:asciiTheme="minorHAnsi" w:hAnsiTheme="minorHAnsi" w:cstheme="minorHAnsi"/>
          <w:noProof/>
          <w:sz w:val="24"/>
          <w:szCs w:val="24"/>
        </w:rPr>
        <w:fldChar w:fldCharType="end"/>
      </w:r>
    </w:p>
    <w:p w14:paraId="0D348B42" w14:textId="217A31DB" w:rsidR="00F35BEF" w:rsidRPr="00F35BEF" w:rsidRDefault="00000000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HAnsi"/>
          <w:b w:val="0"/>
          <w:bCs w:val="0"/>
          <w:caps w:val="0"/>
          <w:noProof/>
          <w:kern w:val="2"/>
          <w:sz w:val="24"/>
          <w:szCs w:val="24"/>
          <w:lang w:val="en-TH" w:eastAsia="zh-CN" w:bidi="ar-SA"/>
        </w:rPr>
      </w:pPr>
      <w:r>
        <w:rPr>
          <w:noProof/>
        </w:rPr>
        <w:fldChar w:fldCharType="begin"/>
      </w:r>
      <w:r>
        <w:rPr>
          <w:noProof/>
        </w:rPr>
        <w:instrText>HYPERLINK \l "_Toc185421574"</w:instrText>
      </w:r>
      <w:ins w:id="5" w:author="Author">
        <w:r w:rsidR="006B45D4">
          <w:rPr>
            <w:noProof/>
          </w:rPr>
        </w:r>
      </w:ins>
      <w:r>
        <w:rPr>
          <w:noProof/>
        </w:rPr>
        <w:fldChar w:fldCharType="separate"/>
      </w:r>
      <w:r w:rsidR="00F35BEF" w:rsidRPr="00F35BEF">
        <w:rPr>
          <w:rStyle w:val="Hyperlink"/>
          <w:rFonts w:asciiTheme="minorHAnsi" w:hAnsiTheme="minorHAnsi" w:cstheme="minorHAnsi"/>
          <w:noProof/>
          <w:sz w:val="24"/>
          <w:szCs w:val="24"/>
        </w:rPr>
        <w:t>AFTER IMPLEMENT SUPPORT</w: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tab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begin"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instrText xml:space="preserve"> PAGEREF _Toc185421574 \h </w:instrTex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separate"/>
      </w:r>
      <w:ins w:id="6" w:author="Author">
        <w:r w:rsidR="006B45D4">
          <w:rPr>
            <w:rFonts w:asciiTheme="minorHAnsi" w:hAnsiTheme="minorHAnsi" w:cstheme="minorHAnsi"/>
            <w:noProof/>
            <w:webHidden/>
            <w:sz w:val="24"/>
            <w:szCs w:val="24"/>
          </w:rPr>
          <w:t>9</w:t>
        </w:r>
        <w:del w:id="7" w:author="Author">
          <w:r w:rsidR="006C512F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9</w:delText>
          </w:r>
          <w:r w:rsidR="00822C5B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9</w:delText>
          </w:r>
          <w:r w:rsidR="004E6A9A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9</w:delText>
          </w:r>
        </w:del>
      </w:ins>
      <w:del w:id="8" w:author="Author">
        <w:r w:rsidR="003B1B7C" w:rsidDel="006B45D4">
          <w:rPr>
            <w:rFonts w:asciiTheme="minorHAnsi" w:hAnsiTheme="minorHAnsi" w:cstheme="minorHAnsi"/>
            <w:noProof/>
            <w:webHidden/>
            <w:sz w:val="24"/>
            <w:szCs w:val="24"/>
          </w:rPr>
          <w:delText>8</w:delText>
        </w:r>
      </w:del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end"/>
      </w:r>
      <w:r>
        <w:rPr>
          <w:rFonts w:asciiTheme="minorHAnsi" w:hAnsiTheme="minorHAnsi" w:cstheme="minorHAnsi"/>
          <w:noProof/>
          <w:sz w:val="24"/>
          <w:szCs w:val="24"/>
        </w:rPr>
        <w:fldChar w:fldCharType="end"/>
      </w:r>
    </w:p>
    <w:p w14:paraId="33CF28E3" w14:textId="77A2988B" w:rsidR="00F35BEF" w:rsidRPr="00F35BEF" w:rsidRDefault="00000000">
      <w:pPr>
        <w:pStyle w:val="TOC2"/>
        <w:tabs>
          <w:tab w:val="right" w:leader="dot" w:pos="10070"/>
        </w:tabs>
        <w:rPr>
          <w:rFonts w:asciiTheme="minorHAnsi" w:eastAsiaTheme="minorEastAsia" w:hAnsiTheme="minorHAnsi" w:cstheme="minorHAnsi"/>
          <w:smallCaps w:val="0"/>
          <w:noProof/>
          <w:kern w:val="2"/>
          <w:sz w:val="24"/>
          <w:szCs w:val="24"/>
          <w:lang w:val="en-TH" w:eastAsia="zh-CN" w:bidi="ar-SA"/>
        </w:rPr>
      </w:pPr>
      <w:r>
        <w:rPr>
          <w:noProof/>
        </w:rPr>
        <w:fldChar w:fldCharType="begin"/>
      </w:r>
      <w:r>
        <w:rPr>
          <w:noProof/>
        </w:rPr>
        <w:instrText>HYPERLINK \l "_Toc185421575"</w:instrText>
      </w:r>
      <w:ins w:id="9" w:author="Author">
        <w:r w:rsidR="006B45D4">
          <w:rPr>
            <w:noProof/>
          </w:rPr>
        </w:r>
      </w:ins>
      <w:r>
        <w:rPr>
          <w:noProof/>
        </w:rPr>
        <w:fldChar w:fldCharType="separate"/>
      </w:r>
      <w:r w:rsidR="00F35BEF" w:rsidRPr="00F35BEF">
        <w:rPr>
          <w:rStyle w:val="Hyperlink"/>
          <w:rFonts w:ascii="Browallia New" w:hAnsi="Browallia New" w:cs="Browallia New" w:hint="cs"/>
          <w:noProof/>
          <w:sz w:val="24"/>
          <w:szCs w:val="24"/>
          <w:cs/>
        </w:rPr>
        <w:t>เงื่อนไขการให้บริการ</w: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tab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begin"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instrText xml:space="preserve"> PAGEREF _Toc185421575 \h </w:instrTex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separate"/>
      </w:r>
      <w:ins w:id="10" w:author="Author">
        <w:r w:rsidR="006B45D4">
          <w:rPr>
            <w:rFonts w:asciiTheme="minorHAnsi" w:hAnsiTheme="minorHAnsi" w:cstheme="minorHAnsi"/>
            <w:noProof/>
            <w:webHidden/>
            <w:sz w:val="24"/>
            <w:szCs w:val="24"/>
          </w:rPr>
          <w:t>9</w:t>
        </w:r>
        <w:del w:id="11" w:author="Author">
          <w:r w:rsidR="006C512F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9</w:delText>
          </w:r>
          <w:r w:rsidR="00822C5B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9</w:delText>
          </w:r>
          <w:r w:rsidR="004E6A9A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9</w:delText>
          </w:r>
        </w:del>
      </w:ins>
      <w:del w:id="12" w:author="Author">
        <w:r w:rsidR="003B1B7C" w:rsidDel="006B45D4">
          <w:rPr>
            <w:rFonts w:asciiTheme="minorHAnsi" w:hAnsiTheme="minorHAnsi" w:cstheme="minorHAnsi"/>
            <w:noProof/>
            <w:webHidden/>
            <w:sz w:val="24"/>
            <w:szCs w:val="24"/>
          </w:rPr>
          <w:delText>8</w:delText>
        </w:r>
      </w:del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end"/>
      </w:r>
      <w:r>
        <w:rPr>
          <w:rFonts w:asciiTheme="minorHAnsi" w:hAnsiTheme="minorHAnsi" w:cstheme="minorHAnsi"/>
          <w:noProof/>
          <w:sz w:val="24"/>
          <w:szCs w:val="24"/>
        </w:rPr>
        <w:fldChar w:fldCharType="end"/>
      </w:r>
    </w:p>
    <w:p w14:paraId="2D605200" w14:textId="4A21EB11" w:rsidR="00F35BEF" w:rsidRPr="00F35BEF" w:rsidRDefault="00000000">
      <w:pPr>
        <w:pStyle w:val="TOC2"/>
        <w:tabs>
          <w:tab w:val="right" w:leader="dot" w:pos="10070"/>
        </w:tabs>
        <w:rPr>
          <w:rFonts w:asciiTheme="minorHAnsi" w:eastAsiaTheme="minorEastAsia" w:hAnsiTheme="minorHAnsi" w:cstheme="minorHAnsi"/>
          <w:smallCaps w:val="0"/>
          <w:noProof/>
          <w:kern w:val="2"/>
          <w:sz w:val="24"/>
          <w:szCs w:val="24"/>
          <w:lang w:val="en-TH" w:eastAsia="zh-CN" w:bidi="ar-SA"/>
        </w:rPr>
      </w:pPr>
      <w:r>
        <w:rPr>
          <w:noProof/>
        </w:rPr>
        <w:fldChar w:fldCharType="begin"/>
      </w:r>
      <w:r>
        <w:rPr>
          <w:noProof/>
        </w:rPr>
        <w:instrText>HYPERLINK \l "_Toc185421576"</w:instrText>
      </w:r>
      <w:ins w:id="13" w:author="Author">
        <w:r w:rsidR="006B45D4">
          <w:rPr>
            <w:noProof/>
          </w:rPr>
        </w:r>
      </w:ins>
      <w:r>
        <w:rPr>
          <w:noProof/>
        </w:rPr>
        <w:fldChar w:fldCharType="separate"/>
      </w:r>
      <w:r w:rsidR="00F35BEF" w:rsidRPr="00F35BEF">
        <w:rPr>
          <w:rStyle w:val="Hyperlink"/>
          <w:rFonts w:ascii="Browallia New" w:hAnsi="Browallia New" w:cs="Browallia New" w:hint="cs"/>
          <w:noProof/>
          <w:sz w:val="24"/>
          <w:szCs w:val="24"/>
          <w:cs/>
        </w:rPr>
        <w:t>ช่องทางการให้บริการดูแลระบบ</w: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tab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begin"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instrText xml:space="preserve"> PAGEREF _Toc185421576 \h </w:instrTex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separate"/>
      </w:r>
      <w:ins w:id="14" w:author="Author">
        <w:r w:rsidR="006B45D4">
          <w:rPr>
            <w:rFonts w:asciiTheme="minorHAnsi" w:hAnsiTheme="minorHAnsi" w:cstheme="minorHAnsi"/>
            <w:noProof/>
            <w:webHidden/>
            <w:sz w:val="24"/>
            <w:szCs w:val="24"/>
          </w:rPr>
          <w:t>10</w:t>
        </w:r>
        <w:del w:id="15" w:author="Author">
          <w:r w:rsidR="006C512F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10</w:delText>
          </w:r>
          <w:r w:rsidR="00822C5B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10</w:delText>
          </w:r>
          <w:r w:rsidR="004E6A9A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10</w:delText>
          </w:r>
        </w:del>
      </w:ins>
      <w:del w:id="16" w:author="Author">
        <w:r w:rsidR="003B1B7C" w:rsidDel="006B45D4">
          <w:rPr>
            <w:rFonts w:asciiTheme="minorHAnsi" w:hAnsiTheme="minorHAnsi" w:cstheme="minorHAnsi"/>
            <w:noProof/>
            <w:webHidden/>
            <w:sz w:val="24"/>
            <w:szCs w:val="24"/>
          </w:rPr>
          <w:delText>9</w:delText>
        </w:r>
      </w:del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end"/>
      </w:r>
      <w:r>
        <w:rPr>
          <w:rFonts w:asciiTheme="minorHAnsi" w:hAnsiTheme="minorHAnsi" w:cstheme="minorHAnsi"/>
          <w:noProof/>
          <w:sz w:val="24"/>
          <w:szCs w:val="24"/>
        </w:rPr>
        <w:fldChar w:fldCharType="end"/>
      </w:r>
    </w:p>
    <w:p w14:paraId="6336930E" w14:textId="07F12E9F" w:rsidR="00F35BEF" w:rsidRPr="00F35BEF" w:rsidRDefault="00000000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val="en-TH" w:eastAsia="zh-CN" w:bidi="ar-SA"/>
        </w:rPr>
      </w:pPr>
      <w:r>
        <w:rPr>
          <w:noProof/>
        </w:rPr>
        <w:fldChar w:fldCharType="begin"/>
      </w:r>
      <w:r>
        <w:rPr>
          <w:noProof/>
        </w:rPr>
        <w:instrText>HYPERLINK \l "_Toc185421577"</w:instrText>
      </w:r>
      <w:ins w:id="17" w:author="Author">
        <w:r w:rsidR="006B45D4">
          <w:rPr>
            <w:noProof/>
          </w:rPr>
        </w:r>
      </w:ins>
      <w:r>
        <w:rPr>
          <w:noProof/>
        </w:rPr>
        <w:fldChar w:fldCharType="separate"/>
      </w:r>
      <w:r w:rsidR="00F35BEF" w:rsidRPr="00F35BEF">
        <w:rPr>
          <w:rStyle w:val="Hyperlink"/>
          <w:rFonts w:asciiTheme="minorHAnsi" w:hAnsiTheme="minorHAnsi" w:cstheme="minorHAnsi"/>
          <w:noProof/>
          <w:sz w:val="24"/>
          <w:szCs w:val="24"/>
        </w:rPr>
        <w:t>Emergency Case Escalation Level</w: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tab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begin"/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instrText xml:space="preserve"> PAGEREF _Toc185421577 \h </w:instrText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</w:r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separate"/>
      </w:r>
      <w:ins w:id="18" w:author="Author">
        <w:r w:rsidR="006B45D4">
          <w:rPr>
            <w:rFonts w:asciiTheme="minorHAnsi" w:hAnsiTheme="minorHAnsi" w:cstheme="minorHAnsi"/>
            <w:noProof/>
            <w:webHidden/>
            <w:sz w:val="24"/>
            <w:szCs w:val="24"/>
          </w:rPr>
          <w:t>11</w:t>
        </w:r>
        <w:del w:id="19" w:author="Author">
          <w:r w:rsidR="006C512F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11</w:delText>
          </w:r>
          <w:r w:rsidR="00822C5B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11</w:delText>
          </w:r>
          <w:r w:rsidR="004E6A9A" w:rsidDel="006B45D4">
            <w:rPr>
              <w:rFonts w:asciiTheme="minorHAnsi" w:hAnsiTheme="minorHAnsi" w:cstheme="minorHAnsi"/>
              <w:noProof/>
              <w:webHidden/>
              <w:sz w:val="24"/>
              <w:szCs w:val="24"/>
            </w:rPr>
            <w:delText>11</w:delText>
          </w:r>
        </w:del>
      </w:ins>
      <w:del w:id="20" w:author="Author">
        <w:r w:rsidR="003B1B7C" w:rsidDel="006B45D4">
          <w:rPr>
            <w:rFonts w:asciiTheme="minorHAnsi" w:hAnsiTheme="minorHAnsi" w:cstheme="minorHAnsi"/>
            <w:noProof/>
            <w:webHidden/>
            <w:sz w:val="24"/>
            <w:szCs w:val="24"/>
          </w:rPr>
          <w:delText>10</w:delText>
        </w:r>
      </w:del>
      <w:r w:rsidR="00F35BEF" w:rsidRPr="00F35BEF">
        <w:rPr>
          <w:rFonts w:asciiTheme="minorHAnsi" w:hAnsiTheme="minorHAnsi" w:cstheme="minorHAnsi"/>
          <w:noProof/>
          <w:webHidden/>
          <w:sz w:val="24"/>
          <w:szCs w:val="24"/>
        </w:rPr>
        <w:fldChar w:fldCharType="end"/>
      </w:r>
      <w:r>
        <w:rPr>
          <w:rFonts w:asciiTheme="minorHAnsi" w:hAnsiTheme="minorHAnsi" w:cstheme="minorHAnsi"/>
          <w:noProof/>
          <w:sz w:val="24"/>
          <w:szCs w:val="24"/>
        </w:rPr>
        <w:fldChar w:fldCharType="end"/>
      </w:r>
    </w:p>
    <w:p w14:paraId="3382293D" w14:textId="3FB45DBF" w:rsidR="001C6E77" w:rsidRPr="001C6E77" w:rsidRDefault="00B73B2B" w:rsidP="001C6E77">
      <w:pPr>
        <w:rPr>
          <w:rFonts w:asciiTheme="majorHAnsi" w:hAnsiTheme="majorHAnsi" w:cstheme="minorBidi"/>
        </w:rPr>
      </w:pPr>
      <w:r w:rsidRPr="00915F5C">
        <w:rPr>
          <w:rFonts w:asciiTheme="minorHAnsi" w:hAnsiTheme="minorHAnsi" w:cstheme="minorHAnsi"/>
        </w:rPr>
        <w:fldChar w:fldCharType="end"/>
      </w:r>
    </w:p>
    <w:p w14:paraId="437831C4" w14:textId="77777777" w:rsidR="001C6E77" w:rsidRPr="001C6E77" w:rsidRDefault="001C6E77" w:rsidP="6BB0E270">
      <w:pPr>
        <w:pStyle w:val="Heading1"/>
        <w:rPr>
          <w:rFonts w:asciiTheme="minorBidi" w:hAnsiTheme="minorBidi" w:cstheme="minorBidi"/>
          <w:sz w:val="10"/>
          <w:szCs w:val="10"/>
        </w:rPr>
      </w:pPr>
    </w:p>
    <w:p w14:paraId="3923827F" w14:textId="315829FF" w:rsidR="000F6EBC" w:rsidRDefault="000F6EBC" w:rsidP="6BB0E270"/>
    <w:p w14:paraId="72D66DAA" w14:textId="595A3BA1" w:rsidR="000F6EBC" w:rsidRDefault="000F6EBC" w:rsidP="6BB0E270"/>
    <w:p w14:paraId="2BBD4D53" w14:textId="7E054D83" w:rsidR="000F6EBC" w:rsidRDefault="000F6EBC" w:rsidP="6BB0E270"/>
    <w:p w14:paraId="72864828" w14:textId="42C053CF" w:rsidR="000F6EBC" w:rsidRDefault="000F6EBC" w:rsidP="6BB0E270"/>
    <w:p w14:paraId="07DDE50E" w14:textId="4BB7460B" w:rsidR="000F6EBC" w:rsidRDefault="000F6EBC" w:rsidP="6BB0E270"/>
    <w:p w14:paraId="4A49FC0A" w14:textId="734DB7F3" w:rsidR="000F6EBC" w:rsidRDefault="000F6EBC" w:rsidP="6BB0E270"/>
    <w:p w14:paraId="282F7189" w14:textId="152A4EB0" w:rsidR="000F6EBC" w:rsidRDefault="000F6EBC" w:rsidP="6BB0E270"/>
    <w:p w14:paraId="4093D578" w14:textId="30C11D6B" w:rsidR="000F6EBC" w:rsidRDefault="000F6EBC" w:rsidP="6BB0E270"/>
    <w:p w14:paraId="68EAE539" w14:textId="45AB33BB" w:rsidR="000F6EBC" w:rsidRDefault="000F6EBC" w:rsidP="6BB0E270"/>
    <w:p w14:paraId="6467EDC9" w14:textId="268E4189" w:rsidR="000F6EBC" w:rsidRDefault="000F6EBC" w:rsidP="6BB0E270"/>
    <w:p w14:paraId="12B3B16D" w14:textId="25BDC629" w:rsidR="000F6EBC" w:rsidRDefault="000F6EBC" w:rsidP="6BB0E270"/>
    <w:p w14:paraId="1DB4F7BE" w14:textId="58766674" w:rsidR="000F6EBC" w:rsidRDefault="000F6EBC" w:rsidP="6BB0E270"/>
    <w:p w14:paraId="73868C30" w14:textId="2CC8D1C2" w:rsidR="000F6EBC" w:rsidRDefault="000F6EBC" w:rsidP="6BB0E270"/>
    <w:p w14:paraId="0B382221" w14:textId="3C0387AE" w:rsidR="6080A455" w:rsidRDefault="6080A455"/>
    <w:p w14:paraId="135DF863" w14:textId="4046126B" w:rsidR="000F6EBC" w:rsidRDefault="000F6EBC" w:rsidP="32431FA7"/>
    <w:p w14:paraId="322341E7" w14:textId="5A5C247E" w:rsidR="32431FA7" w:rsidRDefault="32431FA7" w:rsidP="32431FA7"/>
    <w:p w14:paraId="4EDF075B" w14:textId="77777777" w:rsidR="00915F5C" w:rsidRDefault="00915F5C" w:rsidP="6080A455">
      <w:pPr>
        <w:pStyle w:val="Heading1"/>
        <w:rPr>
          <w:rFonts w:asciiTheme="minorBidi" w:hAnsiTheme="minorBidi" w:cstheme="minorBidi"/>
        </w:rPr>
      </w:pPr>
      <w:bookmarkStart w:id="21" w:name="_Toc1524246820"/>
      <w:bookmarkStart w:id="22" w:name="_Toc743782281"/>
      <w:bookmarkStart w:id="23" w:name="_Toc667880610"/>
      <w:bookmarkStart w:id="24" w:name="_Toc1809567203"/>
      <w:bookmarkStart w:id="25" w:name="_Toc679731646"/>
      <w:bookmarkStart w:id="26" w:name="_Toc1366343553"/>
    </w:p>
    <w:p w14:paraId="3207A283" w14:textId="77777777" w:rsidR="00915F5C" w:rsidRDefault="00915F5C" w:rsidP="6080A455">
      <w:pPr>
        <w:pStyle w:val="Heading1"/>
        <w:rPr>
          <w:rFonts w:asciiTheme="minorBidi" w:hAnsiTheme="minorBidi" w:cstheme="minorBidi"/>
        </w:rPr>
      </w:pPr>
    </w:p>
    <w:p w14:paraId="7E1FFB1D" w14:textId="77777777" w:rsidR="00915F5C" w:rsidRDefault="00915F5C" w:rsidP="6080A455">
      <w:pPr>
        <w:pStyle w:val="Heading1"/>
        <w:rPr>
          <w:rFonts w:asciiTheme="minorBidi" w:hAnsiTheme="minorBidi" w:cstheme="minorBidi"/>
        </w:rPr>
      </w:pPr>
    </w:p>
    <w:bookmarkEnd w:id="21"/>
    <w:bookmarkEnd w:id="22"/>
    <w:bookmarkEnd w:id="23"/>
    <w:bookmarkEnd w:id="24"/>
    <w:bookmarkEnd w:id="25"/>
    <w:bookmarkEnd w:id="26"/>
    <w:p w14:paraId="0D62EA8D" w14:textId="77777777" w:rsidR="00915F5C" w:rsidRDefault="00915F5C">
      <w:pPr>
        <w:spacing w:after="160" w:line="259" w:lineRule="auto"/>
        <w:rPr>
          <w:rFonts w:asciiTheme="majorHAnsi" w:eastAsia="Arial Unicode MS" w:hAnsiTheme="majorHAnsi" w:cstheme="majorHAnsi"/>
          <w:b/>
          <w:bCs/>
          <w:i/>
          <w:iCs/>
          <w:color w:val="595959" w:themeColor="text1" w:themeTint="A6"/>
          <w:sz w:val="32"/>
          <w:szCs w:val="32"/>
          <w14:ligatures w14:val="none"/>
        </w:rPr>
      </w:pPr>
      <w:r>
        <w:rPr>
          <w:rFonts w:eastAsia="Arial Unicode MS" w:cstheme="majorHAnsi"/>
          <w:b/>
          <w:bCs/>
          <w:i/>
          <w:iCs/>
          <w:color w:val="595959" w:themeColor="text1" w:themeTint="A6"/>
          <w:sz w:val="32"/>
          <w:szCs w:val="32"/>
        </w:rPr>
        <w:br w:type="page"/>
      </w:r>
    </w:p>
    <w:p w14:paraId="79D56AA5" w14:textId="1DBD9752" w:rsidR="00915F5C" w:rsidRPr="002D2441" w:rsidRDefault="00915F5C" w:rsidP="00F35BEF">
      <w:pPr>
        <w:pStyle w:val="NormalWeb"/>
        <w:shd w:val="clear" w:color="auto" w:fill="FFFFFF"/>
        <w:spacing w:before="0" w:beforeAutospacing="0" w:after="0" w:afterAutospacing="0"/>
        <w:jc w:val="center"/>
        <w:outlineLvl w:val="0"/>
        <w:rPr>
          <w:rFonts w:cstheme="majorHAnsi"/>
          <w:i/>
          <w:iCs/>
          <w:color w:val="595959" w:themeColor="text1" w:themeTint="A6"/>
          <w:sz w:val="28"/>
          <w:szCs w:val="28"/>
        </w:rPr>
      </w:pPr>
      <w:bookmarkStart w:id="27" w:name="_Toc185421572"/>
      <w:r w:rsidRPr="002D2441">
        <w:rPr>
          <w:rFonts w:eastAsia="Arial Unicode MS" w:cstheme="majorHAnsi"/>
          <w:b/>
          <w:bCs/>
          <w:i/>
          <w:iCs/>
          <w:color w:val="595959" w:themeColor="text1" w:themeTint="A6"/>
          <w:sz w:val="32"/>
          <w:szCs w:val="32"/>
        </w:rPr>
        <w:lastRenderedPageBreak/>
        <w:t>System Architecture</w:t>
      </w:r>
      <w:bookmarkEnd w:id="27"/>
    </w:p>
    <w:p w14:paraId="269F7DE2" w14:textId="26CCDAD2" w:rsidR="4997F54C" w:rsidRDefault="4997F54C" w:rsidP="6BB0E270"/>
    <w:p w14:paraId="0ED5CD77" w14:textId="4FDD992E" w:rsidR="000F6EBC" w:rsidDel="004E6A9A" w:rsidRDefault="00915F5C" w:rsidP="004E6A9A">
      <w:pPr>
        <w:jc w:val="center"/>
        <w:rPr>
          <w:del w:id="28" w:author="Author"/>
          <w:rFonts w:ascii="Cordia New" w:hAnsi="Cordia New" w:cs="Cordia New"/>
          <w:noProof/>
          <w:color w:val="FFFFFF" w:themeColor="background1"/>
          <w:lang w:bidi="ar-SA"/>
        </w:rPr>
      </w:pPr>
      <w:r w:rsidRPr="002D2441">
        <w:rPr>
          <w:rFonts w:cstheme="majorHAnsi"/>
          <w:noProof/>
        </w:rPr>
        <w:drawing>
          <wp:inline distT="0" distB="0" distL="0" distR="0" wp14:anchorId="034A5C65" wp14:editId="649D5D73">
            <wp:extent cx="6280616" cy="3240000"/>
            <wp:effectExtent l="12700" t="12700" r="19050" b="11430"/>
            <wp:docPr id="2077471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71399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616" cy="324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9606DE" w14:textId="77777777" w:rsidR="004E6A9A" w:rsidRPr="000F6EBC" w:rsidRDefault="004E6A9A" w:rsidP="009E33D7">
      <w:pPr>
        <w:jc w:val="center"/>
        <w:rPr>
          <w:ins w:id="29" w:author="Author"/>
        </w:rPr>
      </w:pPr>
    </w:p>
    <w:p w14:paraId="008A963D" w14:textId="591720EC" w:rsidR="000F6EBC" w:rsidRPr="000F6EBC" w:rsidDel="004E6A9A" w:rsidRDefault="000F6EBC" w:rsidP="0061442D">
      <w:pPr>
        <w:rPr>
          <w:del w:id="30" w:author="Author"/>
        </w:rPr>
      </w:pPr>
    </w:p>
    <w:p w14:paraId="548AA973" w14:textId="301BFC61" w:rsidR="6BB0E270" w:rsidRPr="0061442D" w:rsidDel="00602C03" w:rsidRDefault="6BB0E270">
      <w:pPr>
        <w:jc w:val="center"/>
        <w:rPr>
          <w:del w:id="31" w:author="Author"/>
          <w:rFonts w:ascii="Cordia New" w:hAnsi="Cordia New" w:cs="Cordia New"/>
          <w:noProof/>
          <w:color w:val="FFFFFF" w:themeColor="background1"/>
          <w:lang w:bidi="ar-SA"/>
          <w:rPrChange w:id="32" w:author="Author">
            <w:rPr>
              <w:del w:id="33" w:author="Author"/>
              <w:rFonts w:ascii="Cordia New" w:hAnsi="Cordia New" w:cs="Cordia New"/>
              <w:noProof/>
              <w:lang w:bidi="ar-SA"/>
            </w:rPr>
          </w:rPrChange>
        </w:rPr>
        <w:pPrChange w:id="34" w:author="Author">
          <w:pPr>
            <w:spacing w:after="160" w:line="259" w:lineRule="auto"/>
          </w:pPr>
        </w:pPrChange>
      </w:pPr>
      <w:bookmarkStart w:id="35" w:name="_Toc54569740"/>
      <w:bookmarkStart w:id="36" w:name="_Toc54569822"/>
      <w:bookmarkStart w:id="37" w:name="_Toc76570934"/>
      <w:bookmarkStart w:id="38" w:name="_Toc76571491"/>
      <w:bookmarkStart w:id="39" w:name="_Toc207514578"/>
      <w:bookmarkStart w:id="40" w:name="_Toc398665278"/>
    </w:p>
    <w:p w14:paraId="5ECD8863" w14:textId="3C550D1E" w:rsidR="00657CD1" w:rsidDel="00602C03" w:rsidRDefault="008276EB">
      <w:pPr>
        <w:pStyle w:val="NormalWeb"/>
        <w:spacing w:before="0" w:beforeAutospacing="0" w:after="0" w:afterAutospacing="0"/>
        <w:rPr>
          <w:del w:id="41" w:author="Author"/>
          <w:rFonts w:asciiTheme="minorBidi" w:hAnsiTheme="minorBidi" w:cstheme="minorBidi"/>
          <w:sz w:val="28"/>
          <w:szCs w:val="28"/>
        </w:rPr>
      </w:pPr>
      <w:ins w:id="42" w:author="Author">
        <w:del w:id="43" w:author="Author">
          <w:r w:rsidRPr="008276EB" w:rsidDel="00602C03">
            <w:rPr>
              <w:rFonts w:asciiTheme="minorBidi" w:hAnsiTheme="minorBidi" w:cstheme="minorBidi"/>
              <w:sz w:val="28"/>
              <w:szCs w:val="28"/>
              <w:rPrChange w:id="44" w:author="Author">
                <w:rPr/>
              </w:rPrChange>
            </w:rPr>
            <w:delText xml:space="preserve">LINE Official Account (LINE OA) </w:delText>
          </w:r>
          <w:r w:rsidRPr="008276EB" w:rsidDel="00602C03">
            <w:rPr>
              <w:rFonts w:asciiTheme="minorBidi" w:hAnsiTheme="minorBidi" w:cstheme="minorBidi"/>
              <w:sz w:val="28"/>
              <w:szCs w:val="28"/>
              <w:cs/>
              <w:rPrChange w:id="45" w:author="Author">
                <w:rPr>
                  <w:cs/>
                </w:rPr>
              </w:rPrChange>
            </w:rPr>
            <w:delText>ไม่รองรับไฟล์บางประเภทในการอัปโหลดและส่งผ่านระบบ โดยเฉพาะไฟล์ที่ไม่ได้อยู่ในประเภทที่รองรับ ซึ่งสามารถแบ่งได้ตามประเภทของไฟล์ดังนี้</w:delText>
          </w:r>
          <w:r w:rsidR="00657CD1" w:rsidRPr="008276EB" w:rsidDel="00602C03">
            <w:rPr>
              <w:rStyle w:val="Heading1Char"/>
              <w:rFonts w:asciiTheme="minorBidi" w:hAnsiTheme="minorBidi" w:cstheme="minorBidi"/>
              <w:sz w:val="28"/>
              <w:szCs w:val="28"/>
              <w:cs/>
              <w:rPrChange w:id="46" w:author="Author">
                <w:rPr>
                  <w:b/>
                  <w:bCs/>
                  <w:cs/>
                  <w:lang w:val="en-TH"/>
                </w:rPr>
              </w:rPrChange>
            </w:rPr>
            <w:delText>ข้อจำกัดขอ</w:delText>
          </w:r>
          <w:r w:rsidR="004E6A9A" w:rsidRPr="008276EB" w:rsidDel="00602C03">
            <w:rPr>
              <w:rStyle w:val="Heading1Char"/>
              <w:rFonts w:asciiTheme="minorBidi" w:hAnsiTheme="minorBidi" w:cstheme="minorBidi"/>
              <w:sz w:val="28"/>
              <w:szCs w:val="28"/>
              <w:cs/>
              <w:rPrChange w:id="47" w:author="Author">
                <w:rPr>
                  <w:rFonts w:ascii="Angsana New" w:hAnsi="Angsana New"/>
                  <w:b/>
                  <w:bCs/>
                  <w:color w:val="000000" w:themeColor="text1"/>
                  <w:cs/>
                  <w:lang w:val="en-TH"/>
                </w:rPr>
              </w:rPrChange>
            </w:rPr>
            <w:delText>ง</w:delText>
          </w:r>
          <w:r w:rsidR="001A1B99" w:rsidRPr="008276EB" w:rsidDel="00602C03">
            <w:rPr>
              <w:rStyle w:val="Heading1Char"/>
              <w:rFonts w:asciiTheme="minorBidi" w:hAnsiTheme="minorBidi" w:cstheme="minorBidi"/>
              <w:sz w:val="28"/>
              <w:szCs w:val="28"/>
              <w:rPrChange w:id="48" w:author="Author">
                <w:rPr/>
              </w:rPrChange>
            </w:rPr>
            <w:delText xml:space="preserve"> </w:delText>
          </w:r>
          <w:r w:rsidR="001A1B99" w:rsidRPr="008276EB" w:rsidDel="00602C03">
            <w:rPr>
              <w:rStyle w:val="Heading1Char"/>
              <w:rFonts w:asciiTheme="minorBidi" w:hAnsiTheme="minorBidi" w:cstheme="minorBidi"/>
              <w:sz w:val="28"/>
              <w:szCs w:val="28"/>
              <w:rPrChange w:id="49" w:author="Author">
                <w:rPr>
                  <w:lang w:val="en-TH"/>
                </w:rPr>
              </w:rPrChange>
            </w:rPr>
            <w:delText>LINE Official Account (LINE OA)</w:delText>
          </w:r>
          <w:r w:rsidR="001A1B99" w:rsidRPr="008276EB" w:rsidDel="00602C03">
            <w:rPr>
              <w:rFonts w:asciiTheme="minorBidi" w:hAnsiTheme="minorBidi" w:cstheme="minorBidi"/>
              <w:sz w:val="28"/>
              <w:szCs w:val="28"/>
              <w:lang w:val="en-TH"/>
              <w:rPrChange w:id="50" w:author="Author">
                <w:rPr>
                  <w:lang w:val="en-TH"/>
                </w:rPr>
              </w:rPrChange>
            </w:rPr>
            <w:delText xml:space="preserve"> </w:delText>
          </w:r>
          <w:r w:rsidR="001A1B99" w:rsidRPr="008276EB" w:rsidDel="00602C03">
            <w:rPr>
              <w:rFonts w:asciiTheme="minorBidi" w:hAnsiTheme="minorBidi" w:cstheme="minorBidi"/>
              <w:sz w:val="28"/>
              <w:szCs w:val="28"/>
              <w:cs/>
              <w:lang w:val="en-TH"/>
              <w:rPrChange w:id="51" w:author="Author">
                <w:rPr>
                  <w:cs/>
                  <w:lang w:val="en-TH"/>
                </w:rPr>
              </w:rPrChange>
            </w:rPr>
            <w:delText>มีข้อจำกัดเกี่ยวกับประเภทไฟล์ที่สามารถอัปโหลดและส่งผ่านระบบได้ โดยรองรับเฉพาะไฟล์บางประเภทซึ่งสามารถแบ่งได้ตามประเภทของไฟล์ดังนี</w:delText>
          </w:r>
          <w:r w:rsidR="0061442D" w:rsidRPr="008276EB" w:rsidDel="00602C03">
            <w:rPr>
              <w:rFonts w:asciiTheme="minorBidi" w:hAnsiTheme="minorBidi" w:cstheme="minorBidi"/>
              <w:sz w:val="28"/>
              <w:szCs w:val="28"/>
              <w:cs/>
              <w:lang w:val="en-TH"/>
              <w:rPrChange w:id="52" w:author="Author">
                <w:rPr>
                  <w:cs/>
                  <w:lang w:val="en-TH"/>
                </w:rPr>
              </w:rPrChange>
            </w:rPr>
            <w:delText>้</w:delText>
          </w:r>
          <w:r w:rsidR="00657CD1" w:rsidRPr="008276EB" w:rsidDel="00602C03">
            <w:rPr>
              <w:rFonts w:asciiTheme="minorBidi" w:hAnsiTheme="minorBidi" w:cstheme="minorBidi"/>
              <w:b/>
              <w:bCs/>
              <w:color w:val="FFFFFF" w:themeColor="background1"/>
              <w:sz w:val="28"/>
              <w:szCs w:val="28"/>
              <w:cs/>
              <w:lang w:val="en-TH"/>
              <w:rPrChange w:id="53" w:author="Author">
                <w:rPr>
                  <w:b/>
                  <w:bCs/>
                  <w:cs/>
                  <w:lang w:val="en-TH"/>
                </w:rPr>
              </w:rPrChange>
            </w:rPr>
            <w:delText xml:space="preserve">งไฟล์ที่รองรับใน </w:delText>
          </w:r>
          <w:r w:rsidR="00657CD1" w:rsidRPr="008276EB" w:rsidDel="00602C03">
            <w:rPr>
              <w:rFonts w:asciiTheme="minorBidi" w:hAnsiTheme="minorBidi" w:cstheme="minorBidi"/>
              <w:b/>
              <w:bCs/>
              <w:color w:val="FFFFFF" w:themeColor="background1"/>
              <w:sz w:val="28"/>
              <w:szCs w:val="28"/>
              <w:lang w:val="en-TH"/>
              <w:rPrChange w:id="54" w:author="Author">
                <w:rPr>
                  <w:b/>
                  <w:bCs/>
                  <w:lang w:val="en-TH"/>
                </w:rPr>
              </w:rPrChange>
            </w:rPr>
            <w:delText>LINE Official Account (LINE OA)</w:delText>
          </w:r>
        </w:del>
      </w:ins>
    </w:p>
    <w:p w14:paraId="057AB4BE" w14:textId="77777777" w:rsidR="008276EB" w:rsidRPr="008276EB" w:rsidRDefault="008276EB" w:rsidP="0061442D">
      <w:pPr>
        <w:pStyle w:val="NormalWeb"/>
        <w:spacing w:before="0" w:beforeAutospacing="0" w:after="0" w:afterAutospacing="0"/>
        <w:rPr>
          <w:ins w:id="55" w:author="Author"/>
          <w:rFonts w:asciiTheme="minorBidi" w:hAnsiTheme="minorBidi" w:cstheme="minorBidi"/>
          <w:sz w:val="28"/>
          <w:szCs w:val="28"/>
          <w:lang w:val="en-TH"/>
          <w:rPrChange w:id="56" w:author="Author">
            <w:rPr>
              <w:ins w:id="57" w:author="Author"/>
              <w:rFonts w:ascii="Times New Roman" w:hAnsi="Times New Roman" w:cs="Angsana New"/>
              <w:lang w:val="en-TH"/>
            </w:rPr>
          </w:rPrChange>
        </w:rPr>
      </w:pPr>
    </w:p>
    <w:p w14:paraId="5B47C047" w14:textId="77777777" w:rsidR="0061442D" w:rsidRPr="008276EB" w:rsidRDefault="0061442D">
      <w:pPr>
        <w:pStyle w:val="NormalWeb"/>
        <w:spacing w:before="0" w:beforeAutospacing="0" w:after="0" w:afterAutospacing="0"/>
        <w:rPr>
          <w:ins w:id="58" w:author="Author"/>
          <w:rFonts w:asciiTheme="minorBidi" w:hAnsiTheme="minorBidi" w:cstheme="minorBidi"/>
          <w:sz w:val="28"/>
          <w:szCs w:val="28"/>
          <w:lang w:val="en-TH"/>
          <w:rPrChange w:id="59" w:author="Author">
            <w:rPr>
              <w:ins w:id="60" w:author="Author"/>
              <w:rFonts w:ascii="Times New Roman" w:hAnsi="Times New Roman" w:cs="Angsana New"/>
              <w:lang w:val="en-TH"/>
            </w:rPr>
          </w:rPrChange>
        </w:rPr>
        <w:pPrChange w:id="61" w:author="Author">
          <w:pPr>
            <w:pStyle w:val="NormalWeb"/>
          </w:pPr>
        </w:pPrChange>
      </w:pPr>
    </w:p>
    <w:p w14:paraId="42216285" w14:textId="2E064434" w:rsidR="004E6A9A" w:rsidDel="00602C03" w:rsidRDefault="004E6A9A" w:rsidP="00602C03">
      <w:pPr>
        <w:rPr>
          <w:ins w:id="62" w:author="Author"/>
          <w:del w:id="63" w:author="Author"/>
          <w:rFonts w:asciiTheme="minorBidi" w:hAnsiTheme="minorBidi" w:cstheme="minorBidi"/>
          <w:color w:val="000000" w:themeColor="text1"/>
          <w:sz w:val="28"/>
          <w:szCs w:val="28"/>
          <w:u w:val="single"/>
          <w:lang w:val="en-TH"/>
          <w14:ligatures w14:val="none"/>
        </w:rPr>
      </w:pPr>
      <w:ins w:id="64" w:author="Author">
        <w:del w:id="65" w:author="Author">
          <w:r w:rsidRPr="008276EB" w:rsidDel="00602C03">
            <w:rPr>
              <w:rFonts w:asciiTheme="minorBidi" w:hAnsiTheme="minorBidi" w:cstheme="minorBidi"/>
              <w:color w:val="000000" w:themeColor="text1"/>
              <w:sz w:val="28"/>
              <w:szCs w:val="28"/>
              <w:u w:val="single"/>
              <w:cs/>
              <w:lang w:val="en-TH"/>
              <w14:ligatures w14:val="none"/>
              <w:rPrChange w:id="66" w:author="Author">
                <w:rPr>
                  <w:cs/>
                  <w:lang w:val="en-TH"/>
                  <w14:ligatures w14:val="none"/>
                </w:rPr>
              </w:rPrChange>
            </w:rPr>
            <w:delText>ตารางสรุปข้อจำกัดของไฟล์ที่</w:delText>
          </w:r>
          <w:r w:rsidR="008276EB" w:rsidRPr="008276EB" w:rsidDel="00602C03">
            <w:rPr>
              <w:rFonts w:asciiTheme="minorBidi" w:hAnsiTheme="minorBidi" w:cstheme="minorBidi"/>
              <w:color w:val="000000" w:themeColor="text1"/>
              <w:sz w:val="28"/>
              <w:szCs w:val="28"/>
              <w:u w:val="single"/>
              <w:cs/>
              <w:lang w:val="en-TH"/>
              <w14:ligatures w14:val="none"/>
              <w:rPrChange w:id="67" w:author="Author">
                <w:rPr>
                  <w:rFonts w:asciiTheme="minorBidi" w:hAnsiTheme="minorBidi" w:cstheme="minorBidi"/>
                  <w:color w:val="000000" w:themeColor="text1"/>
                  <w:sz w:val="32"/>
                  <w:szCs w:val="32"/>
                  <w:u w:val="single"/>
                  <w:cs/>
                  <w:lang w:val="en-TH"/>
                  <w14:ligatures w14:val="none"/>
                </w:rPr>
              </w:rPrChange>
            </w:rPr>
            <w:delText>ไม่</w:delText>
          </w:r>
          <w:r w:rsidRPr="008276EB" w:rsidDel="00602C03">
            <w:rPr>
              <w:rFonts w:asciiTheme="minorBidi" w:hAnsiTheme="minorBidi" w:cstheme="minorBidi"/>
              <w:color w:val="000000" w:themeColor="text1"/>
              <w:sz w:val="28"/>
              <w:szCs w:val="28"/>
              <w:u w:val="single"/>
              <w:cs/>
              <w:lang w:val="en-TH"/>
              <w14:ligatures w14:val="none"/>
              <w:rPrChange w:id="68" w:author="Author">
                <w:rPr>
                  <w:cs/>
                  <w:lang w:val="en-TH"/>
                  <w14:ligatures w14:val="none"/>
                </w:rPr>
              </w:rPrChange>
            </w:rPr>
            <w:delText xml:space="preserve">รองรับใน </w:delText>
          </w:r>
          <w:r w:rsidRPr="008276EB" w:rsidDel="00602C03">
            <w:rPr>
              <w:rFonts w:asciiTheme="minorBidi" w:hAnsiTheme="minorBidi" w:cstheme="minorBidi"/>
              <w:color w:val="000000" w:themeColor="text1"/>
              <w:sz w:val="28"/>
              <w:szCs w:val="28"/>
              <w:u w:val="single"/>
              <w:lang w:val="en-TH"/>
              <w14:ligatures w14:val="none"/>
              <w:rPrChange w:id="69" w:author="Author">
                <w:rPr>
                  <w:rFonts w:cs="Times New Roman"/>
                  <w:lang w:val="en-TH"/>
                  <w14:ligatures w14:val="none"/>
                </w:rPr>
              </w:rPrChange>
            </w:rPr>
            <w:delText>LINE OA</w:delText>
          </w:r>
        </w:del>
      </w:ins>
    </w:p>
    <w:p w14:paraId="01A0C117" w14:textId="41734386" w:rsidR="000E39C8" w:rsidDel="00602C03" w:rsidRDefault="000E39C8" w:rsidP="00602C03">
      <w:pPr>
        <w:rPr>
          <w:ins w:id="70" w:author="Author"/>
          <w:del w:id="71" w:author="Author"/>
          <w:rFonts w:asciiTheme="minorBidi" w:hAnsiTheme="minorBidi" w:cstheme="minorBidi"/>
          <w:color w:val="000000" w:themeColor="text1"/>
          <w:sz w:val="28"/>
          <w:szCs w:val="28"/>
          <w:u w:val="single"/>
          <w:lang w:val="en-TH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574"/>
        <w:gridCol w:w="2060"/>
        <w:gridCol w:w="1067"/>
        <w:gridCol w:w="2982"/>
        <w:tblGridChange w:id="72">
          <w:tblGrid>
            <w:gridCol w:w="1129"/>
            <w:gridCol w:w="2574"/>
            <w:gridCol w:w="2060"/>
            <w:gridCol w:w="1067"/>
            <w:gridCol w:w="2982"/>
          </w:tblGrid>
        </w:tblGridChange>
      </w:tblGrid>
      <w:tr w:rsidR="000E39C8" w:rsidRPr="000E39C8" w:rsidDel="00602C03" w14:paraId="70BD7608" w14:textId="012A7EA6" w:rsidTr="000E39C8">
        <w:trPr>
          <w:tblCellSpacing w:w="15" w:type="dxa"/>
          <w:ins w:id="73" w:author="Author"/>
          <w:del w:id="74" w:author="Author"/>
        </w:trPr>
        <w:tc>
          <w:tcPr>
            <w:tcW w:w="0" w:type="auto"/>
            <w:vAlign w:val="center"/>
            <w:hideMark/>
          </w:tcPr>
          <w:p w14:paraId="49C70369" w14:textId="549537A4" w:rsidR="000E39C8" w:rsidRPr="000E39C8" w:rsidDel="00602C03" w:rsidRDefault="000E39C8" w:rsidP="00602C03">
            <w:pPr>
              <w:rPr>
                <w:ins w:id="75" w:author="Author"/>
                <w:del w:id="76" w:author="Author"/>
                <w:rFonts w:cs="Times New Roman"/>
                <w:lang w:val="en-TH"/>
                <w14:ligatures w14:val="none"/>
              </w:rPr>
            </w:pPr>
            <w:ins w:id="77" w:author="Author">
              <w:del w:id="78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File Type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72DAA257" w14:textId="214AA6AF" w:rsidR="000E39C8" w:rsidRPr="000E39C8" w:rsidDel="00602C03" w:rsidRDefault="000E39C8" w:rsidP="00602C03">
            <w:pPr>
              <w:rPr>
                <w:ins w:id="79" w:author="Author"/>
                <w:del w:id="80" w:author="Author"/>
                <w:rFonts w:cs="Times New Roman"/>
                <w:lang w:val="en-TH"/>
                <w14:ligatures w14:val="none"/>
              </w:rPr>
            </w:pPr>
            <w:ins w:id="81" w:author="Author">
              <w:del w:id="82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Format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4892E395" w14:textId="5C0396F1" w:rsidR="000E39C8" w:rsidRPr="000E39C8" w:rsidDel="00602C03" w:rsidRDefault="000E39C8" w:rsidP="00602C03">
            <w:pPr>
              <w:rPr>
                <w:ins w:id="83" w:author="Author"/>
                <w:del w:id="84" w:author="Author"/>
                <w:rFonts w:cs="Times New Roman"/>
                <w:lang w:val="en-TH"/>
                <w14:ligatures w14:val="none"/>
              </w:rPr>
            </w:pPr>
            <w:ins w:id="85" w:author="Author">
              <w:del w:id="86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Max Size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4631AE42" w14:textId="11297777" w:rsidR="000E39C8" w:rsidRPr="000E39C8" w:rsidDel="00602C03" w:rsidRDefault="000E39C8" w:rsidP="00602C03">
            <w:pPr>
              <w:rPr>
                <w:ins w:id="87" w:author="Author"/>
                <w:del w:id="88" w:author="Author"/>
                <w:rFonts w:cs="Times New Roman"/>
                <w:lang w:val="en-TH"/>
                <w14:ligatures w14:val="none"/>
              </w:rPr>
            </w:pPr>
            <w:ins w:id="89" w:author="Author">
              <w:del w:id="90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LINE OA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7AF6FFBA" w14:textId="5F5CAB75" w:rsidR="000E39C8" w:rsidRPr="000E39C8" w:rsidDel="00602C03" w:rsidRDefault="000E39C8" w:rsidP="00602C03">
            <w:pPr>
              <w:rPr>
                <w:ins w:id="91" w:author="Author"/>
                <w:del w:id="92" w:author="Author"/>
                <w:rFonts w:cs="Times New Roman"/>
                <w:lang w:val="en-TH"/>
                <w14:ligatures w14:val="none"/>
              </w:rPr>
            </w:pPr>
            <w:ins w:id="93" w:author="Author">
              <w:del w:id="94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Cloud Centric Omnichannel</w:delText>
                </w:r>
              </w:del>
            </w:ins>
          </w:p>
        </w:tc>
      </w:tr>
      <w:tr w:rsidR="000E39C8" w:rsidRPr="000E39C8" w:rsidDel="00602C03" w14:paraId="74B32D99" w14:textId="2556C4F8" w:rsidTr="000E39C8">
        <w:trPr>
          <w:tblCellSpacing w:w="15" w:type="dxa"/>
          <w:ins w:id="95" w:author="Author"/>
          <w:del w:id="96" w:author="Author"/>
        </w:trPr>
        <w:tc>
          <w:tcPr>
            <w:tcW w:w="0" w:type="auto"/>
            <w:vAlign w:val="center"/>
            <w:hideMark/>
          </w:tcPr>
          <w:p w14:paraId="2F660DAA" w14:textId="58732EE7" w:rsidR="000E39C8" w:rsidRPr="000E39C8" w:rsidDel="00602C03" w:rsidRDefault="000E39C8" w:rsidP="00602C03">
            <w:pPr>
              <w:rPr>
                <w:ins w:id="97" w:author="Author"/>
                <w:del w:id="98" w:author="Author"/>
                <w:rFonts w:cs="Times New Roman"/>
                <w:lang w:val="en-TH"/>
                <w14:ligatures w14:val="none"/>
              </w:rPr>
            </w:pPr>
            <w:ins w:id="99" w:author="Author">
              <w:del w:id="100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Image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7926F6DD" w14:textId="582BD278" w:rsidR="000E39C8" w:rsidRPr="000E39C8" w:rsidDel="00602C03" w:rsidRDefault="000E39C8" w:rsidP="00602C03">
            <w:pPr>
              <w:rPr>
                <w:ins w:id="101" w:author="Author"/>
                <w:del w:id="102" w:author="Author"/>
                <w:rFonts w:cs="Times New Roman"/>
                <w:lang w:val="en-TH"/>
                <w14:ligatures w14:val="none"/>
              </w:rPr>
            </w:pPr>
            <w:ins w:id="103" w:author="Author">
              <w:del w:id="104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.jpg, .png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66D980C2" w14:textId="4E7A134D" w:rsidR="000E39C8" w:rsidRPr="000E39C8" w:rsidDel="00602C03" w:rsidRDefault="000E39C8" w:rsidP="00602C03">
            <w:pPr>
              <w:rPr>
                <w:ins w:id="105" w:author="Author"/>
                <w:del w:id="106" w:author="Author"/>
                <w:rFonts w:cs="Times New Roman"/>
                <w:lang w:val="en-TH"/>
                <w14:ligatures w14:val="none"/>
              </w:rPr>
            </w:pPr>
            <w:ins w:id="107" w:author="Author">
              <w:del w:id="108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1 MB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412D71B6" w14:textId="3D3EB505" w:rsidR="000E39C8" w:rsidRPr="000E39C8" w:rsidDel="00602C03" w:rsidRDefault="000E39C8" w:rsidP="00602C03">
            <w:pPr>
              <w:rPr>
                <w:ins w:id="109" w:author="Author"/>
                <w:del w:id="110" w:author="Author"/>
                <w:rFonts w:cs="Times New Roman"/>
                <w:lang w:val="en-TH"/>
                <w14:ligatures w14:val="none"/>
              </w:rPr>
            </w:pPr>
            <w:ins w:id="111" w:author="Author">
              <w:del w:id="112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077027CA" w14:textId="52D3E075" w:rsidR="000E39C8" w:rsidRPr="000E39C8" w:rsidDel="00602C03" w:rsidRDefault="000E39C8" w:rsidP="00602C03">
            <w:pPr>
              <w:rPr>
                <w:ins w:id="113" w:author="Author"/>
                <w:del w:id="114" w:author="Author"/>
                <w:rFonts w:cs="Times New Roman"/>
                <w:lang w:val="en-TH"/>
                <w14:ligatures w14:val="none"/>
              </w:rPr>
            </w:pPr>
            <w:ins w:id="115" w:author="Author">
              <w:del w:id="116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</w:tr>
      <w:tr w:rsidR="000E39C8" w:rsidRPr="000E39C8" w:rsidDel="00602C03" w14:paraId="1049DCD0" w14:textId="2DA2778B" w:rsidTr="000E39C8">
        <w:trPr>
          <w:tblCellSpacing w:w="15" w:type="dxa"/>
          <w:ins w:id="117" w:author="Author"/>
          <w:del w:id="118" w:author="Author"/>
        </w:trPr>
        <w:tc>
          <w:tcPr>
            <w:tcW w:w="0" w:type="auto"/>
            <w:vAlign w:val="center"/>
            <w:hideMark/>
          </w:tcPr>
          <w:p w14:paraId="18E92FC9" w14:textId="7FB69623" w:rsidR="000E39C8" w:rsidRPr="000E39C8" w:rsidDel="00602C03" w:rsidRDefault="000E39C8" w:rsidP="00602C03">
            <w:pPr>
              <w:rPr>
                <w:ins w:id="119" w:author="Author"/>
                <w:del w:id="120" w:author="Author"/>
                <w:rFonts w:cs="Times New Roman"/>
                <w:lang w:val="en-TH"/>
                <w14:ligatures w14:val="none"/>
              </w:rPr>
            </w:pPr>
            <w:ins w:id="121" w:author="Author">
              <w:del w:id="122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Document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44DAE665" w14:textId="2357D289" w:rsidR="000E39C8" w:rsidRPr="000E39C8" w:rsidDel="00602C03" w:rsidRDefault="000E39C8" w:rsidP="00602C03">
            <w:pPr>
              <w:rPr>
                <w:ins w:id="123" w:author="Author"/>
                <w:del w:id="124" w:author="Author"/>
                <w:rFonts w:cs="Times New Roman"/>
                <w:lang w:val="en-TH"/>
                <w14:ligatures w14:val="none"/>
              </w:rPr>
            </w:pPr>
            <w:ins w:id="125" w:author="Author">
              <w:del w:id="126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.pdf, .docx, .xlsx, .zip, .txt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1CC58942" w14:textId="29083223" w:rsidR="000E39C8" w:rsidRPr="000E39C8" w:rsidDel="00602C03" w:rsidRDefault="000E39C8" w:rsidP="00602C03">
            <w:pPr>
              <w:rPr>
                <w:ins w:id="127" w:author="Author"/>
                <w:del w:id="128" w:author="Author"/>
                <w:rFonts w:cs="Times New Roman"/>
                <w:lang w:val="en-TH"/>
                <w14:ligatures w14:val="none"/>
              </w:rPr>
            </w:pPr>
            <w:ins w:id="129" w:author="Author">
              <w:del w:id="130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10 MB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612F7746" w14:textId="2E58C481" w:rsidR="000E39C8" w:rsidRPr="000E39C8" w:rsidDel="00602C03" w:rsidRDefault="000E39C8" w:rsidP="00602C03">
            <w:pPr>
              <w:rPr>
                <w:ins w:id="131" w:author="Author"/>
                <w:del w:id="132" w:author="Author"/>
                <w:rFonts w:cs="Times New Roman"/>
                <w:lang w:val="en-TH"/>
                <w14:ligatures w14:val="none"/>
              </w:rPr>
            </w:pPr>
            <w:ins w:id="133" w:author="Author">
              <w:del w:id="134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74FFB183" w14:textId="0B574298" w:rsidR="000E39C8" w:rsidRPr="000E39C8" w:rsidDel="00602C03" w:rsidRDefault="000E39C8" w:rsidP="00602C03">
            <w:pPr>
              <w:rPr>
                <w:ins w:id="135" w:author="Author"/>
                <w:del w:id="136" w:author="Author"/>
                <w:rFonts w:cs="Times New Roman"/>
                <w:lang w:val="en-TH"/>
                <w14:ligatures w14:val="none"/>
              </w:rPr>
            </w:pPr>
            <w:ins w:id="137" w:author="Author">
              <w:del w:id="138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</w:tr>
      <w:tr w:rsidR="000E39C8" w:rsidRPr="000E39C8" w:rsidDel="00602C03" w14:paraId="02587235" w14:textId="7094982E" w:rsidTr="000E39C8">
        <w:trPr>
          <w:tblCellSpacing w:w="15" w:type="dxa"/>
          <w:ins w:id="139" w:author="Author"/>
          <w:del w:id="140" w:author="Author"/>
        </w:trPr>
        <w:tc>
          <w:tcPr>
            <w:tcW w:w="0" w:type="auto"/>
            <w:vAlign w:val="center"/>
            <w:hideMark/>
          </w:tcPr>
          <w:p w14:paraId="7CA8D287" w14:textId="03CB4E7B" w:rsidR="000E39C8" w:rsidRPr="000E39C8" w:rsidDel="00602C03" w:rsidRDefault="000E39C8" w:rsidP="00602C03">
            <w:pPr>
              <w:rPr>
                <w:ins w:id="141" w:author="Author"/>
                <w:del w:id="142" w:author="Author"/>
                <w:rFonts w:cs="Times New Roman"/>
                <w:lang w:val="en-TH"/>
                <w14:ligatures w14:val="none"/>
              </w:rPr>
            </w:pPr>
            <w:ins w:id="143" w:author="Author">
              <w:del w:id="144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Video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73A1835F" w14:textId="5A092A0A" w:rsidR="000E39C8" w:rsidRPr="000E39C8" w:rsidDel="00602C03" w:rsidRDefault="000E39C8" w:rsidP="00602C03">
            <w:pPr>
              <w:rPr>
                <w:ins w:id="145" w:author="Author"/>
                <w:del w:id="146" w:author="Author"/>
                <w:rFonts w:cs="Times New Roman"/>
                <w:lang w:val="en-TH"/>
                <w14:ligatures w14:val="none"/>
              </w:rPr>
            </w:pPr>
            <w:ins w:id="147" w:author="Author">
              <w:del w:id="148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.mp4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1639B6F2" w14:textId="5D0F937F" w:rsidR="000E39C8" w:rsidRPr="000E39C8" w:rsidDel="00602C03" w:rsidRDefault="000E39C8" w:rsidP="00602C03">
            <w:pPr>
              <w:rPr>
                <w:ins w:id="149" w:author="Author"/>
                <w:del w:id="150" w:author="Author"/>
                <w:rFonts w:cs="Times New Roman"/>
                <w:lang w:val="en-TH"/>
                <w14:ligatures w14:val="none"/>
              </w:rPr>
            </w:pPr>
            <w:ins w:id="151" w:author="Author">
              <w:del w:id="152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10 MB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3F2C16E4" w14:textId="22595414" w:rsidR="000E39C8" w:rsidRPr="000E39C8" w:rsidDel="00602C03" w:rsidRDefault="000E39C8" w:rsidP="00602C03">
            <w:pPr>
              <w:rPr>
                <w:ins w:id="153" w:author="Author"/>
                <w:del w:id="154" w:author="Author"/>
                <w:rFonts w:cs="Times New Roman"/>
                <w:lang w:val="en-TH"/>
                <w14:ligatures w14:val="none"/>
              </w:rPr>
            </w:pPr>
            <w:ins w:id="155" w:author="Author">
              <w:del w:id="156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1976EC6B" w14:textId="41478A62" w:rsidR="000E39C8" w:rsidRPr="000E39C8" w:rsidDel="00602C03" w:rsidRDefault="000E39C8" w:rsidP="00602C03">
            <w:pPr>
              <w:rPr>
                <w:ins w:id="157" w:author="Author"/>
                <w:del w:id="158" w:author="Author"/>
                <w:rFonts w:cs="Times New Roman"/>
                <w:lang w:val="en-TH"/>
                <w14:ligatures w14:val="none"/>
              </w:rPr>
            </w:pPr>
            <w:ins w:id="159" w:author="Author">
              <w:del w:id="160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</w:tr>
      <w:tr w:rsidR="000E39C8" w:rsidRPr="000E39C8" w:rsidDel="00602C03" w14:paraId="425ABA85" w14:textId="79BE3960" w:rsidTr="000E39C8">
        <w:tblPrEx>
          <w:tblW w:w="0" w:type="auto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  <w:tblPrExChange w:id="161" w:author="Author">
            <w:tblPrEx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</w:tblPrEx>
          </w:tblPrExChange>
        </w:tblPrEx>
        <w:trPr>
          <w:trHeight w:val="49"/>
          <w:tblCellSpacing w:w="15" w:type="dxa"/>
          <w:ins w:id="162" w:author="Author"/>
          <w:del w:id="163" w:author="Author"/>
          <w:trPrChange w:id="164" w:author="Author">
            <w:trPr>
              <w:tblCellSpacing w:w="15" w:type="dxa"/>
            </w:trPr>
          </w:trPrChange>
        </w:trPr>
        <w:tc>
          <w:tcPr>
            <w:tcW w:w="0" w:type="auto"/>
            <w:vAlign w:val="center"/>
            <w:hideMark/>
            <w:tcPrChange w:id="165" w:author="Author">
              <w:tcPr>
                <w:tcW w:w="0" w:type="auto"/>
                <w:vAlign w:val="center"/>
                <w:hideMark/>
              </w:tcPr>
            </w:tcPrChange>
          </w:tcPr>
          <w:p w14:paraId="16220A9D" w14:textId="66C047C5" w:rsidR="000E39C8" w:rsidRPr="000E39C8" w:rsidDel="00602C03" w:rsidRDefault="000E39C8" w:rsidP="00602C03">
            <w:pPr>
              <w:rPr>
                <w:ins w:id="166" w:author="Author"/>
                <w:del w:id="167" w:author="Author"/>
                <w:rFonts w:cs="Times New Roman"/>
                <w:lang w:val="en-TH"/>
                <w14:ligatures w14:val="none"/>
              </w:rPr>
            </w:pPr>
            <w:ins w:id="168" w:author="Author">
              <w:del w:id="169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Audio</w:delText>
                </w:r>
              </w:del>
            </w:ins>
          </w:p>
        </w:tc>
        <w:tc>
          <w:tcPr>
            <w:tcW w:w="0" w:type="auto"/>
            <w:vAlign w:val="center"/>
            <w:hideMark/>
            <w:tcPrChange w:id="170" w:author="Author">
              <w:tcPr>
                <w:tcW w:w="0" w:type="auto"/>
                <w:vAlign w:val="center"/>
                <w:hideMark/>
              </w:tcPr>
            </w:tcPrChange>
          </w:tcPr>
          <w:p w14:paraId="32FDD4B9" w14:textId="601CF102" w:rsidR="000E39C8" w:rsidRPr="000E39C8" w:rsidDel="00602C03" w:rsidRDefault="000E39C8" w:rsidP="00602C03">
            <w:pPr>
              <w:rPr>
                <w:ins w:id="171" w:author="Author"/>
                <w:del w:id="172" w:author="Author"/>
                <w:rFonts w:cs="Times New Roman"/>
                <w:lang w:val="en-TH"/>
                <w14:ligatures w14:val="none"/>
              </w:rPr>
            </w:pPr>
            <w:ins w:id="173" w:author="Author">
              <w:del w:id="174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.m4a, .mp3</w:delText>
                </w:r>
              </w:del>
            </w:ins>
          </w:p>
        </w:tc>
        <w:tc>
          <w:tcPr>
            <w:tcW w:w="0" w:type="auto"/>
            <w:vAlign w:val="center"/>
            <w:hideMark/>
            <w:tcPrChange w:id="175" w:author="Author">
              <w:tcPr>
                <w:tcW w:w="0" w:type="auto"/>
                <w:vAlign w:val="center"/>
                <w:hideMark/>
              </w:tcPr>
            </w:tcPrChange>
          </w:tcPr>
          <w:p w14:paraId="4ED683B7" w14:textId="0A2765D4" w:rsidR="000E39C8" w:rsidRPr="000E39C8" w:rsidDel="00602C03" w:rsidRDefault="000E39C8" w:rsidP="00602C03">
            <w:pPr>
              <w:rPr>
                <w:ins w:id="176" w:author="Author"/>
                <w:del w:id="177" w:author="Author"/>
                <w:rFonts w:cs="Times New Roman"/>
                <w:lang w:val="en-TH"/>
                <w14:ligatures w14:val="none"/>
              </w:rPr>
            </w:pPr>
            <w:ins w:id="178" w:author="Author">
              <w:del w:id="179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10 MB (Max 60 sec)</w:delText>
                </w:r>
              </w:del>
            </w:ins>
          </w:p>
        </w:tc>
        <w:tc>
          <w:tcPr>
            <w:tcW w:w="0" w:type="auto"/>
            <w:vAlign w:val="center"/>
            <w:hideMark/>
            <w:tcPrChange w:id="180" w:author="Author">
              <w:tcPr>
                <w:tcW w:w="0" w:type="auto"/>
                <w:vAlign w:val="center"/>
                <w:hideMark/>
              </w:tcPr>
            </w:tcPrChange>
          </w:tcPr>
          <w:p w14:paraId="1687DA66" w14:textId="40A8AD63" w:rsidR="000E39C8" w:rsidRPr="000E39C8" w:rsidDel="00602C03" w:rsidRDefault="000E39C8" w:rsidP="00602C03">
            <w:pPr>
              <w:rPr>
                <w:ins w:id="181" w:author="Author"/>
                <w:del w:id="182" w:author="Author"/>
                <w:rFonts w:cs="Times New Roman"/>
                <w:lang w:val="en-TH"/>
                <w14:ligatures w14:val="none"/>
              </w:rPr>
            </w:pPr>
            <w:ins w:id="183" w:author="Author">
              <w:del w:id="184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  <w:tc>
          <w:tcPr>
            <w:tcW w:w="0" w:type="auto"/>
            <w:vAlign w:val="center"/>
            <w:hideMark/>
            <w:tcPrChange w:id="185" w:author="Author">
              <w:tcPr>
                <w:tcW w:w="0" w:type="auto"/>
                <w:vAlign w:val="center"/>
                <w:hideMark/>
              </w:tcPr>
            </w:tcPrChange>
          </w:tcPr>
          <w:p w14:paraId="74D24980" w14:textId="61E71930" w:rsidR="000E39C8" w:rsidRPr="000E39C8" w:rsidDel="00602C03" w:rsidRDefault="000E39C8" w:rsidP="00602C03">
            <w:pPr>
              <w:rPr>
                <w:ins w:id="186" w:author="Author"/>
                <w:del w:id="187" w:author="Author"/>
                <w:rFonts w:cs="Times New Roman"/>
                <w:lang w:val="en-TH"/>
                <w14:ligatures w14:val="none"/>
              </w:rPr>
            </w:pPr>
            <w:ins w:id="188" w:author="Author">
              <w:del w:id="189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</w:tr>
      <w:tr w:rsidR="000E39C8" w:rsidRPr="000E39C8" w:rsidDel="00602C03" w14:paraId="7661A8B0" w14:textId="17526DD4" w:rsidTr="000E39C8">
        <w:trPr>
          <w:tblCellSpacing w:w="15" w:type="dxa"/>
          <w:ins w:id="190" w:author="Author"/>
          <w:del w:id="191" w:author="Author"/>
        </w:trPr>
        <w:tc>
          <w:tcPr>
            <w:tcW w:w="0" w:type="auto"/>
            <w:vAlign w:val="center"/>
            <w:hideMark/>
          </w:tcPr>
          <w:p w14:paraId="2DB26672" w14:textId="100DE112" w:rsidR="000E39C8" w:rsidRPr="000E39C8" w:rsidDel="00602C03" w:rsidRDefault="000E39C8" w:rsidP="00602C03">
            <w:pPr>
              <w:rPr>
                <w:ins w:id="192" w:author="Author"/>
                <w:del w:id="193" w:author="Author"/>
                <w:rFonts w:cs="Times New Roman"/>
                <w:lang w:val="en-TH"/>
                <w14:ligatures w14:val="none"/>
              </w:rPr>
            </w:pPr>
            <w:ins w:id="194" w:author="Author">
              <w:del w:id="195" w:author="Author">
                <w:r w:rsidRPr="000E39C8" w:rsidDel="00602C03">
                  <w:rPr>
                    <w:rFonts w:cs="Times New Roman"/>
                    <w:b/>
                    <w:bCs/>
                    <w:lang w:val="en-TH"/>
                    <w14:ligatures w14:val="none"/>
                  </w:rPr>
                  <w:delText>Sticker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3010ECFF" w14:textId="72A9782A" w:rsidR="000E39C8" w:rsidRPr="000E39C8" w:rsidDel="00602C03" w:rsidRDefault="000E39C8" w:rsidP="00602C03">
            <w:pPr>
              <w:rPr>
                <w:ins w:id="196" w:author="Author"/>
                <w:del w:id="197" w:author="Author"/>
                <w:rFonts w:cs="Times New Roman"/>
                <w:lang w:val="en-TH"/>
                <w14:ligatures w14:val="none"/>
              </w:rPr>
            </w:pPr>
            <w:ins w:id="198" w:author="Author">
              <w:del w:id="199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LINE Sticker ID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1460B45A" w14:textId="794C0A3C" w:rsidR="000E39C8" w:rsidRPr="000E39C8" w:rsidDel="00602C03" w:rsidRDefault="000E39C8" w:rsidP="00602C03">
            <w:pPr>
              <w:rPr>
                <w:ins w:id="200" w:author="Author"/>
                <w:del w:id="201" w:author="Author"/>
                <w:rFonts w:cs="Times New Roman"/>
                <w:lang w:val="en-TH"/>
                <w14:ligatures w14:val="none"/>
              </w:rPr>
            </w:pPr>
            <w:ins w:id="202" w:author="Author">
              <w:del w:id="203" w:author="Author"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>N/A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5CF39FA2" w14:textId="3F8F19BE" w:rsidR="000E39C8" w:rsidRPr="000E39C8" w:rsidDel="00602C03" w:rsidRDefault="000E39C8" w:rsidP="00602C03">
            <w:pPr>
              <w:rPr>
                <w:ins w:id="204" w:author="Author"/>
                <w:del w:id="205" w:author="Author"/>
                <w:rFonts w:cs="Times New Roman"/>
                <w:lang w:val="en-TH"/>
                <w14:ligatures w14:val="none"/>
              </w:rPr>
            </w:pPr>
            <w:ins w:id="206" w:author="Author">
              <w:del w:id="207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  <w:tc>
          <w:tcPr>
            <w:tcW w:w="0" w:type="auto"/>
            <w:vAlign w:val="center"/>
            <w:hideMark/>
          </w:tcPr>
          <w:p w14:paraId="093FF9DF" w14:textId="479E19D9" w:rsidR="000E39C8" w:rsidRPr="000E39C8" w:rsidDel="00602C03" w:rsidRDefault="000E39C8" w:rsidP="00602C03">
            <w:pPr>
              <w:rPr>
                <w:ins w:id="208" w:author="Author"/>
                <w:del w:id="209" w:author="Author"/>
                <w:rFonts w:cs="Times New Roman"/>
                <w:lang w:val="en-TH"/>
                <w14:ligatures w14:val="none"/>
              </w:rPr>
            </w:pPr>
            <w:ins w:id="210" w:author="Author">
              <w:del w:id="211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✅</w:delText>
                </w:r>
                <w:r w:rsidRPr="000E39C8" w:rsidDel="00602C03">
                  <w:rPr>
                    <w:rFonts w:cs="Times New Roman"/>
                    <w:lang w:val="en-TH"/>
                    <w14:ligatures w14:val="none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  <w14:ligatures w14:val="none"/>
                  </w:rPr>
                  <w:delText>❌</w:delText>
                </w:r>
              </w:del>
            </w:ins>
          </w:p>
        </w:tc>
      </w:tr>
    </w:tbl>
    <w:p w14:paraId="0DE6F32A" w14:textId="77777777" w:rsidR="00602C03" w:rsidRPr="00602C03" w:rsidRDefault="00602C03" w:rsidP="00602C03">
      <w:pPr>
        <w:spacing w:after="100" w:afterAutospacing="1"/>
        <w:rPr>
          <w:ins w:id="212" w:author="Author"/>
          <w:rFonts w:ascii="Cordia New" w:hAnsi="Cordia New" w:cs="Cordia New"/>
          <w:sz w:val="28"/>
          <w:szCs w:val="28"/>
          <w:lang w:val="en-TH"/>
          <w14:ligatures w14:val="none"/>
          <w:rPrChange w:id="213" w:author="Author">
            <w:rPr>
              <w:ins w:id="214" w:author="Author"/>
              <w:rFonts w:cs="Times New Roman"/>
              <w:lang w:val="en-TH"/>
              <w14:ligatures w14:val="none"/>
            </w:rPr>
          </w:rPrChange>
        </w:rPr>
        <w:pPrChange w:id="215" w:author="Author">
          <w:pPr>
            <w:spacing w:before="100" w:beforeAutospacing="1" w:after="100" w:afterAutospacing="1"/>
          </w:pPr>
        </w:pPrChange>
      </w:pPr>
      <w:ins w:id="216" w:author="Author">
        <w:r w:rsidRPr="00602C03">
          <w:rPr>
            <w:rFonts w:ascii="Cordia New" w:hAnsi="Cordia New" w:cs="Cordia New"/>
            <w:b/>
            <w:bCs/>
            <w:sz w:val="28"/>
            <w:szCs w:val="28"/>
            <w:cs/>
            <w:lang w:val="en-TH"/>
            <w14:ligatures w14:val="none"/>
            <w:rPrChange w:id="217" w:author="Author">
              <w:rPr>
                <w:b/>
                <w:bCs/>
                <w:cs/>
                <w:lang w:val="en-TH"/>
                <w14:ligatures w14:val="none"/>
              </w:rPr>
            </w:rPrChange>
          </w:rPr>
          <w:t xml:space="preserve">ข้อกำหนดในการรองรับไฟล์สำหรับ </w:t>
        </w:r>
        <w:r w:rsidRPr="00602C03">
          <w:rPr>
            <w:rFonts w:ascii="Cordia New" w:hAnsi="Cordia New" w:cs="Cordia New"/>
            <w:b/>
            <w:bCs/>
            <w:sz w:val="28"/>
            <w:szCs w:val="28"/>
            <w:lang w:val="en-TH"/>
            <w14:ligatures w14:val="none"/>
            <w:rPrChange w:id="218" w:author="Author">
              <w:rPr>
                <w:rFonts w:cs="Times New Roman"/>
                <w:b/>
                <w:bCs/>
                <w:lang w:val="en-TH"/>
                <w14:ligatures w14:val="none"/>
              </w:rPr>
            </w:rPrChange>
          </w:rPr>
          <w:t xml:space="preserve">LINE Official Account (LINE OA) </w:t>
        </w:r>
        <w:r w:rsidRPr="00602C03">
          <w:rPr>
            <w:rFonts w:ascii="Cordia New" w:hAnsi="Cordia New" w:cs="Cordia New"/>
            <w:b/>
            <w:bCs/>
            <w:sz w:val="28"/>
            <w:szCs w:val="28"/>
            <w:cs/>
            <w:lang w:val="en-TH"/>
            <w14:ligatures w14:val="none"/>
            <w:rPrChange w:id="219" w:author="Author">
              <w:rPr>
                <w:b/>
                <w:bCs/>
                <w:cs/>
                <w:lang w:val="en-TH"/>
                <w14:ligatures w14:val="none"/>
              </w:rPr>
            </w:rPrChange>
          </w:rPr>
          <w:t xml:space="preserve">และระบบ </w:t>
        </w:r>
        <w:r w:rsidRPr="00602C03">
          <w:rPr>
            <w:rFonts w:ascii="Cordia New" w:hAnsi="Cordia New" w:cs="Cordia New"/>
            <w:b/>
            <w:bCs/>
            <w:sz w:val="28"/>
            <w:szCs w:val="28"/>
            <w:lang w:val="en-TH"/>
            <w14:ligatures w14:val="none"/>
            <w:rPrChange w:id="220" w:author="Author">
              <w:rPr>
                <w:rFonts w:cs="Times New Roman"/>
                <w:b/>
                <w:bCs/>
                <w:lang w:val="en-TH"/>
                <w14:ligatures w14:val="none"/>
              </w:rPr>
            </w:rPrChange>
          </w:rPr>
          <w:t>Cloud Centric</w:t>
        </w:r>
      </w:ins>
    </w:p>
    <w:p w14:paraId="4CA3DB60" w14:textId="1FD3E05B" w:rsidR="000E39C8" w:rsidRPr="00602C03" w:rsidRDefault="00602C03" w:rsidP="00602C03">
      <w:pPr>
        <w:spacing w:before="100" w:beforeAutospacing="1" w:after="100" w:afterAutospacing="1"/>
        <w:rPr>
          <w:ins w:id="221" w:author="Author"/>
          <w:rFonts w:ascii="Cordia New" w:hAnsi="Cordia New" w:cs="Cordia New"/>
          <w:sz w:val="28"/>
          <w:szCs w:val="28"/>
          <w:lang w:val="en-TH"/>
          <w14:ligatures w14:val="none"/>
          <w:rPrChange w:id="222" w:author="Author">
            <w:rPr>
              <w:ins w:id="223" w:author="Author"/>
              <w:rFonts w:asciiTheme="minorBidi" w:hAnsiTheme="minorBidi" w:cstheme="minorBidi" w:hint="cs"/>
              <w:color w:val="000000" w:themeColor="text1"/>
              <w:sz w:val="28"/>
              <w:szCs w:val="28"/>
              <w:u w:val="single"/>
              <w:lang w:val="en-TH"/>
              <w14:ligatures w14:val="none"/>
            </w:rPr>
          </w:rPrChange>
        </w:rPr>
        <w:pPrChange w:id="224" w:author="Author">
          <w:pPr/>
        </w:pPrChange>
      </w:pPr>
      <w:ins w:id="225" w:author="Author">
        <w:r w:rsidRPr="00602C03">
          <w:rPr>
            <w:rFonts w:ascii="Cordia New" w:hAnsi="Cordia New" w:cs="Cordia New"/>
            <w:sz w:val="28"/>
            <w:szCs w:val="28"/>
            <w:cs/>
            <w:lang w:val="en-TH"/>
            <w14:ligatures w14:val="none"/>
            <w:rPrChange w:id="226" w:author="Author">
              <w:rPr>
                <w:cs/>
                <w:lang w:val="en-TH"/>
                <w14:ligatures w14:val="none"/>
              </w:rPr>
            </w:rPrChange>
          </w:rPr>
          <w:t>การรองรับไฟล์ของ</w:t>
        </w:r>
        <w:r w:rsidRPr="00602C03">
          <w:rPr>
            <w:rFonts w:ascii="Cordia New" w:hAnsi="Cordia New" w:cs="Cordia New"/>
            <w:sz w:val="28"/>
            <w:szCs w:val="28"/>
            <w:lang w:val="en-TH"/>
            <w14:ligatures w14:val="none"/>
            <w:rPrChange w:id="227" w:author="Author">
              <w:rPr>
                <w:rFonts w:cs="Times New Roman"/>
                <w:lang w:val="en-TH"/>
                <w14:ligatures w14:val="none"/>
              </w:rPr>
            </w:rPrChange>
          </w:rPr>
          <w:t xml:space="preserve"> </w:t>
        </w:r>
        <w:r w:rsidRPr="00602C03">
          <w:rPr>
            <w:rFonts w:ascii="Cordia New" w:hAnsi="Cordia New" w:cs="Cordia New"/>
            <w:b/>
            <w:bCs/>
            <w:sz w:val="28"/>
            <w:szCs w:val="28"/>
            <w:lang w:val="en-TH"/>
            <w14:ligatures w14:val="none"/>
            <w:rPrChange w:id="228" w:author="Author">
              <w:rPr>
                <w:rFonts w:cs="Times New Roman"/>
                <w:b/>
                <w:bCs/>
                <w:lang w:val="en-TH"/>
                <w14:ligatures w14:val="none"/>
              </w:rPr>
            </w:rPrChange>
          </w:rPr>
          <w:t>LINE OA</w:t>
        </w:r>
        <w:r w:rsidRPr="00602C03">
          <w:rPr>
            <w:rFonts w:ascii="Cordia New" w:hAnsi="Cordia New" w:cs="Cordia New"/>
            <w:sz w:val="28"/>
            <w:szCs w:val="28"/>
            <w:lang w:val="en-TH"/>
            <w14:ligatures w14:val="none"/>
            <w:rPrChange w:id="229" w:author="Author">
              <w:rPr>
                <w:rFonts w:cs="Times New Roman"/>
                <w:lang w:val="en-TH"/>
                <w14:ligatures w14:val="none"/>
              </w:rPr>
            </w:rPrChange>
          </w:rPr>
          <w:t xml:space="preserve"> </w:t>
        </w:r>
        <w:r w:rsidRPr="00602C03">
          <w:rPr>
            <w:rFonts w:ascii="Cordia New" w:hAnsi="Cordia New" w:cs="Cordia New"/>
            <w:sz w:val="28"/>
            <w:szCs w:val="28"/>
            <w:cs/>
            <w:lang w:val="en-TH"/>
            <w14:ligatures w14:val="none"/>
            <w:rPrChange w:id="230" w:author="Author">
              <w:rPr>
                <w:cs/>
                <w:lang w:val="en-TH"/>
                <w14:ligatures w14:val="none"/>
              </w:rPr>
            </w:rPrChange>
          </w:rPr>
          <w:t>และ</w:t>
        </w:r>
        <w:r w:rsidRPr="00602C03">
          <w:rPr>
            <w:rFonts w:ascii="Cordia New" w:hAnsi="Cordia New" w:cs="Cordia New"/>
            <w:sz w:val="28"/>
            <w:szCs w:val="28"/>
            <w:lang w:val="en-TH"/>
            <w14:ligatures w14:val="none"/>
            <w:rPrChange w:id="231" w:author="Author">
              <w:rPr>
                <w:rFonts w:cs="Times New Roman"/>
                <w:lang w:val="en-TH"/>
                <w14:ligatures w14:val="none"/>
              </w:rPr>
            </w:rPrChange>
          </w:rPr>
          <w:t xml:space="preserve"> </w:t>
        </w:r>
        <w:r w:rsidRPr="00602C03">
          <w:rPr>
            <w:rFonts w:ascii="Cordia New" w:hAnsi="Cordia New" w:cs="Cordia New"/>
            <w:b/>
            <w:bCs/>
            <w:sz w:val="28"/>
            <w:szCs w:val="28"/>
            <w:cs/>
            <w:lang w:val="en-TH"/>
            <w14:ligatures w14:val="none"/>
            <w:rPrChange w:id="232" w:author="Author">
              <w:rPr>
                <w:b/>
                <w:bCs/>
                <w:cs/>
                <w:lang w:val="en-TH"/>
                <w14:ligatures w14:val="none"/>
              </w:rPr>
            </w:rPrChange>
          </w:rPr>
          <w:t xml:space="preserve">ระบบ </w:t>
        </w:r>
        <w:r w:rsidRPr="00602C03">
          <w:rPr>
            <w:rFonts w:ascii="Cordia New" w:hAnsi="Cordia New" w:cs="Cordia New"/>
            <w:b/>
            <w:bCs/>
            <w:sz w:val="28"/>
            <w:szCs w:val="28"/>
            <w:lang w:val="en-TH"/>
            <w14:ligatures w14:val="none"/>
            <w:rPrChange w:id="233" w:author="Author">
              <w:rPr>
                <w:rFonts w:cs="Times New Roman"/>
                <w:b/>
                <w:bCs/>
                <w:lang w:val="en-TH"/>
                <w14:ligatures w14:val="none"/>
              </w:rPr>
            </w:rPrChange>
          </w:rPr>
          <w:t>Cloud Centric</w:t>
        </w:r>
        <w:r w:rsidRPr="00602C03">
          <w:rPr>
            <w:rFonts w:ascii="Cordia New" w:hAnsi="Cordia New" w:cs="Cordia New"/>
            <w:sz w:val="28"/>
            <w:szCs w:val="28"/>
            <w:lang w:val="en-TH"/>
            <w14:ligatures w14:val="none"/>
            <w:rPrChange w:id="234" w:author="Author">
              <w:rPr>
                <w:rFonts w:cs="Times New Roman"/>
                <w:lang w:val="en-TH"/>
                <w14:ligatures w14:val="none"/>
              </w:rPr>
            </w:rPrChange>
          </w:rPr>
          <w:t xml:space="preserve"> </w:t>
        </w:r>
        <w:r w:rsidRPr="00602C03">
          <w:rPr>
            <w:rFonts w:ascii="Cordia New" w:hAnsi="Cordia New" w:cs="Cordia New"/>
            <w:sz w:val="28"/>
            <w:szCs w:val="28"/>
            <w:cs/>
            <w:lang w:val="en-TH"/>
            <w14:ligatures w14:val="none"/>
            <w:rPrChange w:id="235" w:author="Author">
              <w:rPr>
                <w:cs/>
                <w:lang w:val="en-TH"/>
                <w14:ligatures w14:val="none"/>
              </w:rPr>
            </w:rPrChange>
          </w:rPr>
          <w:t>ถูกกำหนดตามประเภทไฟล์ที่สามารถอัปโหลดและส่งได้ผ่านระบบ</w:t>
        </w:r>
        <w:r w:rsidRPr="00602C03">
          <w:rPr>
            <w:rFonts w:ascii="Cordia New" w:hAnsi="Cordia New" w:cs="Cordia New"/>
            <w:sz w:val="28"/>
            <w:szCs w:val="28"/>
            <w:cs/>
            <w:lang w:val="en-TH"/>
            <w14:ligatures w14:val="none"/>
            <w:rPrChange w:id="236" w:author="Author">
              <w:rPr>
                <w:rFonts w:hint="cs"/>
                <w:cs/>
                <w:lang w:val="en-TH"/>
                <w14:ligatures w14:val="none"/>
              </w:rPr>
            </w:rPrChange>
          </w:rPr>
          <w:t>มีดังนี้</w:t>
        </w:r>
      </w:ins>
    </w:p>
    <w:p w14:paraId="59118F60" w14:textId="57269789" w:rsidR="008276EB" w:rsidRPr="008276EB" w:rsidDel="00602C03" w:rsidRDefault="008276EB">
      <w:pPr>
        <w:rPr>
          <w:ins w:id="237" w:author="Author"/>
          <w:del w:id="238" w:author="Author"/>
          <w:rFonts w:asciiTheme="minorBidi" w:hAnsiTheme="minorBidi" w:cstheme="minorBidi"/>
          <w:color w:val="000000" w:themeColor="text1"/>
          <w:sz w:val="28"/>
          <w:szCs w:val="28"/>
          <w:u w:val="single"/>
          <w:lang w:val="en-TH"/>
          <w14:ligatures w14:val="none"/>
          <w:rPrChange w:id="239" w:author="Author">
            <w:rPr>
              <w:ins w:id="240" w:author="Author"/>
              <w:del w:id="241" w:author="Author"/>
              <w:rFonts w:cs="Times New Roman"/>
              <w:lang w:val="en-TH"/>
              <w14:ligatures w14:val="none"/>
            </w:rPr>
          </w:rPrChange>
        </w:rPr>
        <w:pPrChange w:id="242" w:author="Author">
          <w:pPr>
            <w:spacing w:before="100" w:beforeAutospacing="1" w:after="100" w:afterAutospacing="1"/>
          </w:pPr>
        </w:pPrChange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5"/>
        <w:tblGridChange w:id="243">
          <w:tblGrid>
            <w:gridCol w:w="4865"/>
          </w:tblGrid>
        </w:tblGridChange>
      </w:tblGrid>
      <w:tr w:rsidR="000E39C8" w:rsidRPr="008276EB" w:rsidDel="00602C03" w14:paraId="07A28FB5" w14:textId="3FDDD318" w:rsidTr="008276EB">
        <w:trPr>
          <w:trHeight w:val="465"/>
          <w:ins w:id="244" w:author="Author"/>
          <w:del w:id="245" w:author="Author"/>
        </w:trPr>
        <w:tc>
          <w:tcPr>
            <w:tcW w:w="4865" w:type="dxa"/>
          </w:tcPr>
          <w:tbl>
            <w:tblPr>
              <w:tblW w:w="1714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  <w:tblPrChange w:id="246" w:author="Author">
                <w:tblPr>
                  <w:tblW w:w="0" w:type="auto"/>
                  <w:tblCellSpacing w:w="15" w:type="dxa"/>
                  <w:tblCellMar>
                    <w:top w:w="15" w:type="dxa"/>
                    <w:left w:w="15" w:type="dxa"/>
                    <w:bottom w:w="15" w:type="dxa"/>
                    <w:right w:w="15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1714"/>
              <w:tblGridChange w:id="247">
                <w:tblGrid>
                  <w:gridCol w:w="7"/>
                  <w:gridCol w:w="1176"/>
                  <w:gridCol w:w="538"/>
                </w:tblGrid>
              </w:tblGridChange>
            </w:tblGrid>
            <w:tr w:rsidR="000E39C8" w:rsidRPr="008276EB" w:rsidDel="00602C03" w14:paraId="706F0B11" w14:textId="4E3FC3AE" w:rsidTr="008276EB">
              <w:trPr>
                <w:trHeight w:val="337"/>
                <w:tblCellSpacing w:w="15" w:type="dxa"/>
                <w:ins w:id="248" w:author="Author"/>
                <w:del w:id="249" w:author="Author"/>
                <w:trPrChange w:id="250" w:author="Author">
                  <w:trPr>
                    <w:gridAfter w:val="0"/>
                    <w:tblCellSpacing w:w="15" w:type="dxa"/>
                  </w:trPr>
                </w:trPrChange>
              </w:trPr>
              <w:tc>
                <w:tcPr>
                  <w:tcW w:w="0" w:type="auto"/>
                  <w:vAlign w:val="center"/>
                  <w:hideMark/>
                  <w:tcPrChange w:id="251" w:author="Author">
                    <w:tcPr>
                      <w:tcW w:w="0" w:type="auto"/>
                      <w:gridSpan w:val="2"/>
                      <w:vAlign w:val="center"/>
                      <w:hideMark/>
                    </w:tcPr>
                  </w:tcPrChange>
                </w:tcPr>
                <w:p w14:paraId="6CB82BA3" w14:textId="492291CA" w:rsidR="000E39C8" w:rsidRPr="008276EB" w:rsidDel="00602C03" w:rsidRDefault="000E39C8" w:rsidP="004E6A9A">
                  <w:pPr>
                    <w:jc w:val="center"/>
                    <w:rPr>
                      <w:ins w:id="252" w:author="Author"/>
                      <w:del w:id="253" w:author="Author"/>
                      <w:rFonts w:asciiTheme="minorBidi" w:hAnsiTheme="minorBidi" w:cstheme="minorBidi"/>
                      <w:b/>
                      <w:bCs/>
                      <w:sz w:val="28"/>
                      <w:szCs w:val="28"/>
                      <w:rPrChange w:id="254" w:author="Author">
                        <w:rPr>
                          <w:ins w:id="255" w:author="Author"/>
                          <w:del w:id="256" w:author="Author"/>
                          <w:rFonts w:cs="Times New Roman"/>
                          <w:b/>
                          <w:bCs/>
                        </w:rPr>
                      </w:rPrChange>
                    </w:rPr>
                  </w:pPr>
                  <w:ins w:id="257" w:author="Author">
                    <w:del w:id="258" w:author="Author">
                      <w:r w:rsidRPr="008276EB" w:rsidDel="00602C03">
                        <w:rPr>
                          <w:rStyle w:val="Strong"/>
                          <w:rFonts w:asciiTheme="minorBidi" w:hAnsiTheme="minorBidi" w:cstheme="minorBidi"/>
                          <w:sz w:val="28"/>
                          <w:szCs w:val="28"/>
                          <w:cs/>
                          <w:rPrChange w:id="259" w:author="Author">
                            <w:rPr>
                              <w:rStyle w:val="Strong"/>
                              <w:cs/>
                            </w:rPr>
                          </w:rPrChange>
                        </w:rPr>
                        <w:delText>นามสกุลไฟล์</w:delText>
                      </w:r>
                    </w:del>
                  </w:ins>
                </w:p>
              </w:tc>
            </w:tr>
          </w:tbl>
          <w:p w14:paraId="1110D2FE" w14:textId="7F42C71E" w:rsidR="000E39C8" w:rsidRPr="008276EB" w:rsidDel="00602C03" w:rsidRDefault="000E39C8" w:rsidP="0061442D">
            <w:pPr>
              <w:pStyle w:val="NormalWeb"/>
              <w:rPr>
                <w:ins w:id="260" w:author="Author"/>
                <w:del w:id="261" w:author="Author"/>
                <w:rFonts w:asciiTheme="minorBidi" w:hAnsiTheme="minorBidi" w:cstheme="minorBidi"/>
                <w:sz w:val="28"/>
                <w:szCs w:val="28"/>
                <w:lang w:val="en-TH"/>
                <w:rPrChange w:id="262" w:author="Author">
                  <w:rPr>
                    <w:ins w:id="263" w:author="Author"/>
                    <w:del w:id="264" w:author="Author"/>
                    <w:rFonts w:ascii="Times New Roman" w:hAnsi="Times New Roman"/>
                    <w:lang w:val="en-TH"/>
                  </w:rPr>
                </w:rPrChange>
              </w:rPr>
            </w:pPr>
          </w:p>
        </w:tc>
      </w:tr>
      <w:tr w:rsidR="000E39C8" w:rsidRPr="000E39C8" w:rsidDel="00602C03" w14:paraId="1BF0E617" w14:textId="5FA80868" w:rsidTr="008276EB">
        <w:trPr>
          <w:trHeight w:val="631"/>
          <w:ins w:id="265" w:author="Author"/>
          <w:del w:id="266" w:author="Author"/>
        </w:trPr>
        <w:tc>
          <w:tcPr>
            <w:tcW w:w="4865" w:type="dxa"/>
            <w:vAlign w:val="center"/>
          </w:tcPr>
          <w:p w14:paraId="13FDC3A7" w14:textId="20E08055" w:rsidR="000E39C8" w:rsidRPr="008276EB" w:rsidDel="00602C03" w:rsidRDefault="000E39C8">
            <w:pPr>
              <w:rPr>
                <w:ins w:id="267" w:author="Author"/>
                <w:del w:id="268" w:author="Author"/>
                <w:rFonts w:asciiTheme="minorBidi" w:hAnsiTheme="minorBidi" w:cstheme="minorBidi"/>
                <w:sz w:val="28"/>
                <w:szCs w:val="28"/>
                <w:lang w:val="en-TH"/>
                <w:rPrChange w:id="269" w:author="Author">
                  <w:rPr>
                    <w:ins w:id="270" w:author="Author"/>
                    <w:del w:id="271" w:author="Author"/>
                    <w:rFonts w:ascii="Times New Roman" w:hAnsi="Times New Roman"/>
                    <w:lang w:val="en-TH"/>
                  </w:rPr>
                </w:rPrChange>
              </w:rPr>
              <w:pPrChange w:id="272" w:author="Author">
                <w:pPr>
                  <w:pStyle w:val="NormalWeb"/>
                </w:pPr>
              </w:pPrChange>
            </w:pPr>
            <w:ins w:id="273" w:author="Author">
              <w:del w:id="274" w:author="Author">
                <w:r w:rsidRPr="008276EB" w:rsidDel="00602C03">
                  <w:rPr>
                    <w:rFonts w:asciiTheme="minorBidi" w:hAnsiTheme="minorBidi" w:cstheme="minorBidi"/>
                    <w:sz w:val="28"/>
                    <w:szCs w:val="28"/>
                    <w:lang w:val="en-TH"/>
                    <w:rPrChange w:id="275" w:author="Author">
                      <w:rPr/>
                    </w:rPrChange>
                  </w:rPr>
                  <w:delText>.xls, .xlsx, .doc, .docx, .pdf, .ppt, .pptx, .csvJPG, JPEG, PNG</w:delText>
                </w:r>
              </w:del>
            </w:ins>
          </w:p>
        </w:tc>
      </w:tr>
      <w:tr w:rsidR="000E39C8" w:rsidRPr="008276EB" w:rsidDel="00602C03" w14:paraId="1DB965FD" w14:textId="5AB23370" w:rsidTr="008276EB">
        <w:trPr>
          <w:trHeight w:val="381"/>
          <w:ins w:id="276" w:author="Author"/>
          <w:del w:id="277" w:author="Author"/>
        </w:trPr>
        <w:tc>
          <w:tcPr>
            <w:tcW w:w="4865" w:type="dxa"/>
            <w:vAlign w:val="center"/>
          </w:tcPr>
          <w:p w14:paraId="3B357023" w14:textId="69ED9677" w:rsidR="000E39C8" w:rsidRPr="008276EB" w:rsidDel="00602C03" w:rsidRDefault="000E39C8" w:rsidP="0061442D">
            <w:pPr>
              <w:pStyle w:val="NormalWeb"/>
              <w:rPr>
                <w:ins w:id="278" w:author="Author"/>
                <w:del w:id="279" w:author="Author"/>
                <w:rFonts w:asciiTheme="minorBidi" w:hAnsiTheme="minorBidi" w:cstheme="minorBidi"/>
                <w:sz w:val="28"/>
                <w:szCs w:val="28"/>
                <w:cs/>
                <w:lang w:val="en-TH"/>
                <w:rPrChange w:id="280" w:author="Author">
                  <w:rPr>
                    <w:ins w:id="281" w:author="Author"/>
                    <w:del w:id="282" w:author="Author"/>
                    <w:rFonts w:ascii="Times New Roman" w:hAnsi="Times New Roman"/>
                    <w:cs/>
                    <w:lang w:val="en-TH"/>
                  </w:rPr>
                </w:rPrChange>
              </w:rPr>
            </w:pPr>
            <w:ins w:id="283" w:author="Author">
              <w:del w:id="284" w:author="Author">
                <w:r w:rsidRPr="008276EB" w:rsidDel="00602C03">
                  <w:rPr>
                    <w:rFonts w:asciiTheme="minorBidi" w:hAnsiTheme="minorBidi" w:cstheme="minorBidi"/>
                    <w:sz w:val="28"/>
                    <w:szCs w:val="28"/>
                    <w:rPrChange w:id="285" w:author="Author">
                      <w:rPr/>
                    </w:rPrChange>
                  </w:rPr>
                  <w:delText>.svg, .tiff, .webpMP4, WAV</w:delText>
                </w:r>
              </w:del>
            </w:ins>
          </w:p>
        </w:tc>
      </w:tr>
      <w:tr w:rsidR="000E39C8" w:rsidRPr="008276EB" w:rsidDel="00602C03" w14:paraId="3E0DA29B" w14:textId="0B4CEA6B" w:rsidTr="008276EB">
        <w:trPr>
          <w:trHeight w:val="305"/>
          <w:ins w:id="286" w:author="Author"/>
          <w:del w:id="287" w:author="Author"/>
        </w:trPr>
        <w:tc>
          <w:tcPr>
            <w:tcW w:w="4865" w:type="dxa"/>
            <w:vAlign w:val="center"/>
          </w:tcPr>
          <w:p w14:paraId="4AB5DDDF" w14:textId="6D5259D3" w:rsidR="000E39C8" w:rsidRPr="008276EB" w:rsidDel="00602C03" w:rsidRDefault="000E39C8" w:rsidP="0061442D">
            <w:pPr>
              <w:pStyle w:val="NormalWeb"/>
              <w:rPr>
                <w:ins w:id="288" w:author="Author"/>
                <w:del w:id="289" w:author="Author"/>
                <w:rFonts w:asciiTheme="minorBidi" w:hAnsiTheme="minorBidi" w:cstheme="minorBidi"/>
                <w:sz w:val="28"/>
                <w:szCs w:val="28"/>
              </w:rPr>
            </w:pPr>
            <w:ins w:id="290" w:author="Author">
              <w:del w:id="291" w:author="Author">
                <w:r w:rsidRPr="008276EB" w:rsidDel="00602C03">
                  <w:rPr>
                    <w:rFonts w:asciiTheme="minorBidi" w:hAnsiTheme="minorBidi" w:cstheme="minorBidi"/>
                    <w:sz w:val="28"/>
                    <w:szCs w:val="28"/>
                    <w:rPrChange w:id="292" w:author="Author">
                      <w:rPr/>
                    </w:rPrChange>
                  </w:rPr>
                  <w:delText>.mp3 ,</w:delText>
                </w:r>
                <w:r w:rsidRPr="008276EB" w:rsidDel="00602C03">
                  <w:rPr>
                    <w:rFonts w:asciiTheme="minorBidi" w:hAnsiTheme="minorBidi" w:cstheme="minorBidi"/>
                    <w:sz w:val="28"/>
                    <w:szCs w:val="28"/>
                    <w:cs/>
                    <w:rPrChange w:id="293" w:author="Author">
                      <w:rPr>
                        <w:rFonts w:cs="Angsana New"/>
                        <w:cs/>
                      </w:rPr>
                    </w:rPrChange>
                  </w:rPr>
                  <w:delText xml:space="preserve"> </w:delText>
                </w:r>
                <w:r w:rsidRPr="008276EB" w:rsidDel="00602C03">
                  <w:rPr>
                    <w:rFonts w:asciiTheme="minorBidi" w:hAnsiTheme="minorBidi" w:cstheme="minorBidi"/>
                    <w:sz w:val="28"/>
                    <w:szCs w:val="28"/>
                    <w:rPrChange w:id="294" w:author="Author">
                      <w:rPr/>
                    </w:rPrChange>
                  </w:rPr>
                  <w:delText>wav</w:delText>
                </w:r>
              </w:del>
            </w:ins>
          </w:p>
        </w:tc>
      </w:tr>
      <w:tr w:rsidR="000E39C8" w:rsidRPr="004F7A83" w:rsidDel="00602C03" w14:paraId="2A68CA95" w14:textId="3D690738" w:rsidTr="008276EB">
        <w:trPr>
          <w:trHeight w:val="171"/>
          <w:ins w:id="295" w:author="Author"/>
          <w:del w:id="296" w:author="Author"/>
        </w:trPr>
        <w:tc>
          <w:tcPr>
            <w:tcW w:w="4865" w:type="dxa"/>
            <w:vAlign w:val="center"/>
          </w:tcPr>
          <w:p w14:paraId="23E52FD5" w14:textId="76087478" w:rsidR="000E39C8" w:rsidRPr="004F7A83" w:rsidDel="00602C03" w:rsidRDefault="000E39C8" w:rsidP="0061442D">
            <w:pPr>
              <w:pStyle w:val="NormalWeb"/>
              <w:rPr>
                <w:ins w:id="297" w:author="Author"/>
                <w:del w:id="298" w:author="Author"/>
                <w:rFonts w:asciiTheme="minorBidi" w:hAnsiTheme="minorBidi" w:cstheme="minorBidi"/>
                <w:sz w:val="28"/>
                <w:szCs w:val="28"/>
                <w:rPrChange w:id="299" w:author="Author">
                  <w:rPr>
                    <w:ins w:id="300" w:author="Author"/>
                    <w:del w:id="301" w:author="Author"/>
                  </w:rPr>
                </w:rPrChange>
              </w:rPr>
            </w:pPr>
            <w:ins w:id="302" w:author="Author">
              <w:del w:id="303" w:author="Author">
                <w:r w:rsidRPr="004F7A83" w:rsidDel="00602C03">
                  <w:rPr>
                    <w:rFonts w:asciiTheme="minorBidi" w:hAnsiTheme="minorBidi" w:cstheme="minorBidi"/>
                    <w:sz w:val="28"/>
                    <w:szCs w:val="28"/>
                    <w:rPrChange w:id="304" w:author="Author">
                      <w:rPr/>
                    </w:rPrChange>
                  </w:rPr>
                  <w:delText>MP3</w:delText>
                </w:r>
              </w:del>
            </w:ins>
          </w:p>
        </w:tc>
      </w:tr>
    </w:tbl>
    <w:p w14:paraId="7EF3495A" w14:textId="77777777" w:rsidR="00602C03" w:rsidRDefault="00602C03">
      <w:pPr>
        <w:pStyle w:val="NormalWeb"/>
        <w:rPr>
          <w:ins w:id="305" w:author="Author"/>
          <w:rFonts w:asciiTheme="minorBidi" w:hAnsiTheme="minorBidi" w:cstheme="minorBidi" w:hint="cs"/>
          <w:sz w:val="28"/>
          <w:szCs w:val="28"/>
        </w:rPr>
      </w:pPr>
    </w:p>
    <w:tbl>
      <w:tblPr>
        <w:tblStyle w:val="TableGrid"/>
        <w:tblW w:w="10070" w:type="dxa"/>
        <w:tblLook w:val="04A0" w:firstRow="1" w:lastRow="0" w:firstColumn="1" w:lastColumn="0" w:noHBand="0" w:noVBand="1"/>
        <w:tblPrChange w:id="306" w:author="Author">
          <w:tblPr>
            <w:tblStyle w:val="TableGrid"/>
            <w:tblW w:w="12084" w:type="dxa"/>
            <w:tblLook w:val="04A0" w:firstRow="1" w:lastRow="0" w:firstColumn="1" w:lastColumn="0" w:noHBand="0" w:noVBand="1"/>
          </w:tblPr>
        </w:tblPrChange>
      </w:tblPr>
      <w:tblGrid>
        <w:gridCol w:w="2014"/>
        <w:gridCol w:w="2014"/>
        <w:gridCol w:w="2014"/>
        <w:gridCol w:w="2014"/>
        <w:gridCol w:w="2014"/>
        <w:tblGridChange w:id="307">
          <w:tblGrid>
            <w:gridCol w:w="2014"/>
            <w:gridCol w:w="2014"/>
            <w:gridCol w:w="2014"/>
            <w:gridCol w:w="2014"/>
            <w:gridCol w:w="2014"/>
          </w:tblGrid>
        </w:tblGridChange>
      </w:tblGrid>
      <w:tr w:rsidR="00602C03" w14:paraId="127B5683" w14:textId="77777777" w:rsidTr="00602C03">
        <w:trPr>
          <w:ins w:id="308" w:author="Author"/>
        </w:trPr>
        <w:tc>
          <w:tcPr>
            <w:tcW w:w="2014" w:type="dxa"/>
            <w:vAlign w:val="center"/>
            <w:tcPrChange w:id="309" w:author="Author">
              <w:tcPr>
                <w:tcW w:w="2014" w:type="dxa"/>
                <w:vAlign w:val="center"/>
              </w:tcPr>
            </w:tcPrChange>
          </w:tcPr>
          <w:p w14:paraId="56745F51" w14:textId="59925CDA" w:rsidR="00602C03" w:rsidRDefault="00602C03" w:rsidP="000E39C8">
            <w:pPr>
              <w:pStyle w:val="NormalWeb"/>
              <w:rPr>
                <w:ins w:id="310" w:author="Author"/>
                <w:rFonts w:asciiTheme="minorBidi" w:hAnsiTheme="minorBidi" w:cstheme="minorBidi" w:hint="cs"/>
                <w:sz w:val="28"/>
                <w:szCs w:val="28"/>
              </w:rPr>
            </w:pPr>
            <w:ins w:id="311" w:author="Author">
              <w:r w:rsidRPr="000E39C8">
                <w:rPr>
                  <w:b/>
                  <w:bCs/>
                  <w:lang w:val="en-TH"/>
                </w:rPr>
                <w:t>File Type</w:t>
              </w:r>
            </w:ins>
          </w:p>
        </w:tc>
        <w:tc>
          <w:tcPr>
            <w:tcW w:w="2014" w:type="dxa"/>
            <w:vAlign w:val="center"/>
            <w:tcPrChange w:id="312" w:author="Author">
              <w:tcPr>
                <w:tcW w:w="2014" w:type="dxa"/>
                <w:vAlign w:val="center"/>
              </w:tcPr>
            </w:tcPrChange>
          </w:tcPr>
          <w:p w14:paraId="49797D91" w14:textId="5F00FA53" w:rsidR="00602C03" w:rsidRDefault="00602C03" w:rsidP="000E39C8">
            <w:pPr>
              <w:pStyle w:val="NormalWeb"/>
              <w:rPr>
                <w:ins w:id="313" w:author="Author"/>
                <w:rFonts w:asciiTheme="minorBidi" w:hAnsiTheme="minorBidi" w:cstheme="minorBidi" w:hint="cs"/>
                <w:sz w:val="28"/>
                <w:szCs w:val="28"/>
              </w:rPr>
            </w:pPr>
            <w:ins w:id="314" w:author="Author">
              <w:r w:rsidRPr="000E39C8">
                <w:rPr>
                  <w:b/>
                  <w:bCs/>
                  <w:lang w:val="en-TH"/>
                </w:rPr>
                <w:t>Format</w:t>
              </w:r>
            </w:ins>
          </w:p>
        </w:tc>
        <w:tc>
          <w:tcPr>
            <w:tcW w:w="2014" w:type="dxa"/>
            <w:vAlign w:val="center"/>
            <w:tcPrChange w:id="315" w:author="Author">
              <w:tcPr>
                <w:tcW w:w="2014" w:type="dxa"/>
                <w:vAlign w:val="center"/>
              </w:tcPr>
            </w:tcPrChange>
          </w:tcPr>
          <w:p w14:paraId="54D30708" w14:textId="439027E8" w:rsidR="00602C03" w:rsidRDefault="00602C03" w:rsidP="000E39C8">
            <w:pPr>
              <w:pStyle w:val="NormalWeb"/>
              <w:rPr>
                <w:ins w:id="316" w:author="Author"/>
                <w:rFonts w:asciiTheme="minorBidi" w:hAnsiTheme="minorBidi" w:cstheme="minorBidi" w:hint="cs"/>
                <w:sz w:val="28"/>
                <w:szCs w:val="28"/>
              </w:rPr>
            </w:pPr>
            <w:ins w:id="317" w:author="Author">
              <w:r w:rsidRPr="000E39C8">
                <w:rPr>
                  <w:b/>
                  <w:bCs/>
                  <w:lang w:val="en-TH"/>
                </w:rPr>
                <w:t>Max Size</w:t>
              </w:r>
            </w:ins>
          </w:p>
        </w:tc>
        <w:tc>
          <w:tcPr>
            <w:tcW w:w="2014" w:type="dxa"/>
            <w:vAlign w:val="center"/>
            <w:tcPrChange w:id="318" w:author="Author">
              <w:tcPr>
                <w:tcW w:w="2014" w:type="dxa"/>
                <w:vAlign w:val="center"/>
              </w:tcPr>
            </w:tcPrChange>
          </w:tcPr>
          <w:p w14:paraId="3EC19233" w14:textId="0C57BC63" w:rsidR="00602C03" w:rsidRDefault="00602C03" w:rsidP="000E39C8">
            <w:pPr>
              <w:pStyle w:val="NormalWeb"/>
              <w:rPr>
                <w:ins w:id="319" w:author="Author"/>
                <w:rFonts w:asciiTheme="minorBidi" w:hAnsiTheme="minorBidi" w:cstheme="minorBidi" w:hint="cs"/>
                <w:sz w:val="28"/>
                <w:szCs w:val="28"/>
              </w:rPr>
            </w:pPr>
            <w:ins w:id="320" w:author="Author">
              <w:r w:rsidRPr="000E39C8">
                <w:rPr>
                  <w:b/>
                  <w:bCs/>
                  <w:lang w:val="en-TH"/>
                </w:rPr>
                <w:t>LINE OA</w:t>
              </w:r>
            </w:ins>
          </w:p>
        </w:tc>
        <w:tc>
          <w:tcPr>
            <w:tcW w:w="2014" w:type="dxa"/>
            <w:vAlign w:val="center"/>
            <w:tcPrChange w:id="321" w:author="Author">
              <w:tcPr>
                <w:tcW w:w="2014" w:type="dxa"/>
                <w:vAlign w:val="center"/>
              </w:tcPr>
            </w:tcPrChange>
          </w:tcPr>
          <w:p w14:paraId="231295A1" w14:textId="1CE2D1EC" w:rsidR="00602C03" w:rsidRDefault="00602C03" w:rsidP="000E39C8">
            <w:pPr>
              <w:pStyle w:val="NormalWeb"/>
              <w:rPr>
                <w:ins w:id="322" w:author="Author"/>
                <w:rFonts w:asciiTheme="minorBidi" w:hAnsiTheme="minorBidi" w:cstheme="minorBidi" w:hint="cs"/>
                <w:sz w:val="28"/>
                <w:szCs w:val="28"/>
              </w:rPr>
            </w:pPr>
            <w:ins w:id="323" w:author="Author">
              <w:r w:rsidRPr="000E39C8">
                <w:rPr>
                  <w:b/>
                  <w:bCs/>
                  <w:lang w:val="en-TH"/>
                </w:rPr>
                <w:t>Cloud</w:t>
              </w:r>
              <w:del w:id="324" w:author="Author">
                <w:r w:rsidRPr="000E39C8" w:rsidDel="00602C03">
                  <w:rPr>
                    <w:b/>
                    <w:bCs/>
                    <w:lang w:val="en-TH"/>
                  </w:rPr>
                  <w:delText xml:space="preserve"> </w:delText>
                </w:r>
              </w:del>
              <w:r w:rsidRPr="000E39C8">
                <w:rPr>
                  <w:b/>
                  <w:bCs/>
                  <w:lang w:val="en-TH"/>
                </w:rPr>
                <w:t>Centric Omnichannel</w:t>
              </w:r>
            </w:ins>
          </w:p>
        </w:tc>
      </w:tr>
      <w:tr w:rsidR="00602C03" w14:paraId="40164972" w14:textId="77777777" w:rsidTr="00602C03">
        <w:trPr>
          <w:ins w:id="325" w:author="Author"/>
        </w:trPr>
        <w:tc>
          <w:tcPr>
            <w:tcW w:w="2014" w:type="dxa"/>
            <w:vAlign w:val="center"/>
            <w:tcPrChange w:id="326" w:author="Author">
              <w:tcPr>
                <w:tcW w:w="2014" w:type="dxa"/>
                <w:vAlign w:val="center"/>
              </w:tcPr>
            </w:tcPrChange>
          </w:tcPr>
          <w:p w14:paraId="60E03B53" w14:textId="449C07CD" w:rsidR="00602C03" w:rsidRDefault="00602C03" w:rsidP="000E39C8">
            <w:pPr>
              <w:pStyle w:val="NormalWeb"/>
              <w:rPr>
                <w:ins w:id="327" w:author="Author"/>
                <w:rFonts w:asciiTheme="minorBidi" w:hAnsiTheme="minorBidi" w:cstheme="minorBidi" w:hint="cs"/>
                <w:sz w:val="28"/>
                <w:szCs w:val="28"/>
              </w:rPr>
            </w:pPr>
            <w:ins w:id="328" w:author="Author">
              <w:r w:rsidRPr="000E39C8">
                <w:rPr>
                  <w:b/>
                  <w:bCs/>
                  <w:lang w:val="en-TH"/>
                </w:rPr>
                <w:t>Image</w:t>
              </w:r>
            </w:ins>
          </w:p>
        </w:tc>
        <w:tc>
          <w:tcPr>
            <w:tcW w:w="2014" w:type="dxa"/>
            <w:vAlign w:val="center"/>
            <w:tcPrChange w:id="329" w:author="Author">
              <w:tcPr>
                <w:tcW w:w="2014" w:type="dxa"/>
                <w:vAlign w:val="center"/>
              </w:tcPr>
            </w:tcPrChange>
          </w:tcPr>
          <w:p w14:paraId="1550C954" w14:textId="30E41EBD" w:rsidR="00602C03" w:rsidRDefault="00602C03" w:rsidP="000E39C8">
            <w:pPr>
              <w:pStyle w:val="NormalWeb"/>
              <w:rPr>
                <w:ins w:id="330" w:author="Author"/>
                <w:rFonts w:asciiTheme="minorBidi" w:hAnsiTheme="minorBidi" w:cstheme="minorBidi" w:hint="cs"/>
                <w:sz w:val="28"/>
                <w:szCs w:val="28"/>
              </w:rPr>
            </w:pPr>
            <w:ins w:id="331" w:author="Author">
              <w:r w:rsidRPr="000E39C8">
                <w:rPr>
                  <w:lang w:val="en-TH"/>
                </w:rPr>
                <w:t>.jpg, .png</w:t>
              </w:r>
            </w:ins>
          </w:p>
        </w:tc>
        <w:tc>
          <w:tcPr>
            <w:tcW w:w="2014" w:type="dxa"/>
            <w:vAlign w:val="center"/>
            <w:tcPrChange w:id="332" w:author="Author">
              <w:tcPr>
                <w:tcW w:w="2014" w:type="dxa"/>
                <w:vAlign w:val="center"/>
              </w:tcPr>
            </w:tcPrChange>
          </w:tcPr>
          <w:p w14:paraId="57485DC0" w14:textId="3A7BF547" w:rsidR="00602C03" w:rsidRDefault="00602C03" w:rsidP="000E39C8">
            <w:pPr>
              <w:pStyle w:val="NormalWeb"/>
              <w:rPr>
                <w:ins w:id="333" w:author="Author"/>
                <w:rFonts w:asciiTheme="minorBidi" w:hAnsiTheme="minorBidi" w:cstheme="minorBidi" w:hint="cs"/>
                <w:sz w:val="28"/>
                <w:szCs w:val="28"/>
              </w:rPr>
            </w:pPr>
            <w:ins w:id="334" w:author="Author">
              <w:r w:rsidRPr="000E39C8">
                <w:rPr>
                  <w:lang w:val="en-TH"/>
                </w:rPr>
                <w:t>1 MB</w:t>
              </w:r>
            </w:ins>
          </w:p>
        </w:tc>
        <w:tc>
          <w:tcPr>
            <w:tcW w:w="2014" w:type="dxa"/>
            <w:vAlign w:val="center"/>
            <w:tcPrChange w:id="335" w:author="Author">
              <w:tcPr>
                <w:tcW w:w="2014" w:type="dxa"/>
                <w:vAlign w:val="center"/>
              </w:tcPr>
            </w:tcPrChange>
          </w:tcPr>
          <w:p w14:paraId="0E417E79" w14:textId="7BF427CF" w:rsidR="00602C03" w:rsidRDefault="00602C03" w:rsidP="000E39C8">
            <w:pPr>
              <w:pStyle w:val="NormalWeb"/>
              <w:rPr>
                <w:ins w:id="336" w:author="Author"/>
                <w:rFonts w:asciiTheme="minorBidi" w:hAnsiTheme="minorBidi" w:cstheme="minorBidi" w:hint="cs"/>
                <w:sz w:val="28"/>
                <w:szCs w:val="28"/>
              </w:rPr>
            </w:pPr>
            <w:ins w:id="337" w:author="Author">
              <w:r>
                <w:rPr>
                  <w:rFonts w:ascii="Segoe UI Symbol" w:hAnsi="Segoe UI Symbol" w:cs="Segoe UI Symbol"/>
                </w:rPr>
                <w:t>✓</w:t>
              </w:r>
              <w:del w:id="338" w:author="Author"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4C3EA1">
                  <w:rPr>
                    <w:lang w:val="en-TH"/>
                  </w:rPr>
                  <w:delText xml:space="preserve"> / </w:delText>
                </w:r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</w:del>
            </w:ins>
          </w:p>
        </w:tc>
        <w:tc>
          <w:tcPr>
            <w:tcW w:w="2014" w:type="dxa"/>
            <w:vAlign w:val="center"/>
            <w:tcPrChange w:id="339" w:author="Author">
              <w:tcPr>
                <w:tcW w:w="2014" w:type="dxa"/>
                <w:vAlign w:val="center"/>
              </w:tcPr>
            </w:tcPrChange>
          </w:tcPr>
          <w:p w14:paraId="019D94C5" w14:textId="21B6BB0C" w:rsidR="00602C03" w:rsidRDefault="00602C03" w:rsidP="000E39C8">
            <w:pPr>
              <w:pStyle w:val="NormalWeb"/>
              <w:rPr>
                <w:ins w:id="340" w:author="Author"/>
                <w:rFonts w:asciiTheme="minorBidi" w:hAnsiTheme="minorBidi" w:cstheme="minorBidi" w:hint="cs"/>
                <w:sz w:val="28"/>
                <w:szCs w:val="28"/>
              </w:rPr>
            </w:pPr>
            <w:ins w:id="341" w:author="Author">
              <w:r>
                <w:rPr>
                  <w:rFonts w:ascii="Segoe UI Symbol" w:hAnsi="Segoe UI Symbol" w:cs="Segoe UI Symbol"/>
                </w:rPr>
                <w:t>✓</w:t>
              </w:r>
              <w:del w:id="342" w:author="Author"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4C3EA1">
                  <w:rPr>
                    <w:lang w:val="en-TH"/>
                  </w:rPr>
                  <w:delText xml:space="preserve"> / </w:delText>
                </w:r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</w:del>
            </w:ins>
          </w:p>
        </w:tc>
      </w:tr>
      <w:tr w:rsidR="00602C03" w14:paraId="1C5788CE" w14:textId="77777777" w:rsidTr="00602C03">
        <w:trPr>
          <w:ins w:id="343" w:author="Author"/>
        </w:trPr>
        <w:tc>
          <w:tcPr>
            <w:tcW w:w="2014" w:type="dxa"/>
            <w:vAlign w:val="center"/>
            <w:tcPrChange w:id="344" w:author="Author">
              <w:tcPr>
                <w:tcW w:w="2014" w:type="dxa"/>
                <w:vAlign w:val="center"/>
              </w:tcPr>
            </w:tcPrChange>
          </w:tcPr>
          <w:p w14:paraId="42AAB9C2" w14:textId="224B6906" w:rsidR="00602C03" w:rsidRDefault="00602C03" w:rsidP="000E39C8">
            <w:pPr>
              <w:pStyle w:val="NormalWeb"/>
              <w:rPr>
                <w:ins w:id="345" w:author="Author"/>
                <w:rFonts w:asciiTheme="minorBidi" w:hAnsiTheme="minorBidi" w:cstheme="minorBidi" w:hint="cs"/>
                <w:sz w:val="28"/>
                <w:szCs w:val="28"/>
              </w:rPr>
            </w:pPr>
            <w:ins w:id="346" w:author="Author">
              <w:r w:rsidRPr="000E39C8">
                <w:rPr>
                  <w:b/>
                  <w:bCs/>
                  <w:lang w:val="en-TH"/>
                </w:rPr>
                <w:t>Document</w:t>
              </w:r>
            </w:ins>
          </w:p>
        </w:tc>
        <w:tc>
          <w:tcPr>
            <w:tcW w:w="2014" w:type="dxa"/>
            <w:vAlign w:val="center"/>
            <w:tcPrChange w:id="347" w:author="Author">
              <w:tcPr>
                <w:tcW w:w="2014" w:type="dxa"/>
                <w:vAlign w:val="center"/>
              </w:tcPr>
            </w:tcPrChange>
          </w:tcPr>
          <w:p w14:paraId="2AA5263A" w14:textId="465FA0C4" w:rsidR="00602C03" w:rsidRDefault="00602C03" w:rsidP="000E39C8">
            <w:pPr>
              <w:pStyle w:val="NormalWeb"/>
              <w:rPr>
                <w:ins w:id="348" w:author="Author"/>
                <w:rFonts w:asciiTheme="minorBidi" w:hAnsiTheme="minorBidi" w:cstheme="minorBidi" w:hint="cs"/>
                <w:sz w:val="28"/>
                <w:szCs w:val="28"/>
              </w:rPr>
            </w:pPr>
            <w:ins w:id="349" w:author="Author">
              <w:r w:rsidRPr="000E39C8">
                <w:rPr>
                  <w:lang w:val="en-TH"/>
                </w:rPr>
                <w:t>.pdf, .docx</w:t>
              </w:r>
              <w:r>
                <w:rPr>
                  <w:lang w:val="en-TH"/>
                </w:rPr>
                <w:t xml:space="preserve"> </w:t>
              </w:r>
              <w:r>
                <w:rPr>
                  <w:rFonts w:hint="cs"/>
                  <w:cs/>
                  <w:lang w:val="en-TH"/>
                </w:rPr>
                <w:t>,</w:t>
              </w:r>
              <w:r>
                <w:rPr>
                  <w:lang w:val="en-TH"/>
                </w:rPr>
                <w:t xml:space="preserve">  .</w:t>
              </w:r>
              <w:r>
                <w:t>doc</w:t>
              </w:r>
              <w:r w:rsidRPr="000E39C8">
                <w:rPr>
                  <w:lang w:val="en-TH"/>
                </w:rPr>
                <w:t>, .xlsx</w:t>
              </w:r>
              <w:r>
                <w:rPr>
                  <w:rFonts w:hint="cs"/>
                  <w:cs/>
                  <w:lang w:val="en-TH"/>
                </w:rPr>
                <w:t>,</w:t>
              </w:r>
              <w:r>
                <w:t>.</w:t>
              </w:r>
              <w:proofErr w:type="spellStart"/>
              <w:r>
                <w:t>xls</w:t>
              </w:r>
              <w:proofErr w:type="spellEnd"/>
              <w:r>
                <w:t xml:space="preserve"> </w:t>
              </w:r>
              <w:r>
                <w:rPr>
                  <w:rFonts w:hint="cs"/>
                  <w:cs/>
                </w:rPr>
                <w:t>,.</w:t>
              </w:r>
              <w:r>
                <w:t>pptx</w:t>
              </w:r>
              <w:r>
                <w:rPr>
                  <w:rFonts w:hint="cs"/>
                  <w:cs/>
                </w:rPr>
                <w:t xml:space="preserve"> ,</w:t>
              </w:r>
              <w:r>
                <w:t>.ppt</w:t>
              </w:r>
              <w:del w:id="350" w:author="Author">
                <w:r w:rsidRPr="000E39C8" w:rsidDel="004C3EA1">
                  <w:rPr>
                    <w:lang w:val="en-TH"/>
                  </w:rPr>
                  <w:delText>, .zip, .txt</w:delText>
                </w:r>
              </w:del>
            </w:ins>
          </w:p>
        </w:tc>
        <w:tc>
          <w:tcPr>
            <w:tcW w:w="2014" w:type="dxa"/>
            <w:vAlign w:val="center"/>
            <w:tcPrChange w:id="351" w:author="Author">
              <w:tcPr>
                <w:tcW w:w="2014" w:type="dxa"/>
                <w:vAlign w:val="center"/>
              </w:tcPr>
            </w:tcPrChange>
          </w:tcPr>
          <w:p w14:paraId="1CB839AB" w14:textId="670527FE" w:rsidR="00602C03" w:rsidRDefault="00602C03" w:rsidP="000E39C8">
            <w:pPr>
              <w:pStyle w:val="NormalWeb"/>
              <w:rPr>
                <w:ins w:id="352" w:author="Author"/>
                <w:rFonts w:asciiTheme="minorBidi" w:hAnsiTheme="minorBidi" w:cstheme="minorBidi" w:hint="cs"/>
                <w:sz w:val="28"/>
                <w:szCs w:val="28"/>
              </w:rPr>
            </w:pPr>
            <w:ins w:id="353" w:author="Author">
              <w:r w:rsidRPr="000E39C8">
                <w:rPr>
                  <w:lang w:val="en-TH"/>
                </w:rPr>
                <w:t>10 MB</w:t>
              </w:r>
            </w:ins>
          </w:p>
        </w:tc>
        <w:tc>
          <w:tcPr>
            <w:tcW w:w="2014" w:type="dxa"/>
            <w:vAlign w:val="center"/>
            <w:tcPrChange w:id="354" w:author="Author">
              <w:tcPr>
                <w:tcW w:w="2014" w:type="dxa"/>
                <w:vAlign w:val="center"/>
              </w:tcPr>
            </w:tcPrChange>
          </w:tcPr>
          <w:p w14:paraId="62890A3E" w14:textId="6769AC86" w:rsidR="00602C03" w:rsidRPr="00602C03" w:rsidRDefault="00602C03" w:rsidP="000E39C8">
            <w:pPr>
              <w:pStyle w:val="NormalWeb"/>
              <w:rPr>
                <w:ins w:id="355" w:author="Author"/>
                <w:rFonts w:ascii="Cambria" w:hAnsi="Cambria" w:cstheme="minorBidi" w:hint="cs"/>
                <w:sz w:val="28"/>
                <w:szCs w:val="28"/>
                <w:rPrChange w:id="356" w:author="Author">
                  <w:rPr>
                    <w:ins w:id="357" w:author="Author"/>
                    <w:rFonts w:asciiTheme="minorBidi" w:hAnsiTheme="minorBidi" w:cstheme="minorBidi" w:hint="cs"/>
                    <w:sz w:val="28"/>
                    <w:szCs w:val="28"/>
                  </w:rPr>
                </w:rPrChange>
              </w:rPr>
            </w:pPr>
            <w:ins w:id="358" w:author="Author">
              <w:del w:id="359" w:author="Author">
                <w:r w:rsidRPr="000E39C8" w:rsidDel="00602C03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602C03">
                  <w:rPr>
                    <w:lang w:val="en-TH"/>
                  </w:rPr>
                  <w:delText xml:space="preserve"> / </w:delText>
                </w:r>
                <w:r w:rsidRPr="000E39C8" w:rsidDel="00602C03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</w:del>
              <w:r>
                <w:rPr>
                  <w:rFonts w:ascii="Cambria" w:hAnsi="Cambria" w:cs="Apple Color Emoji"/>
                  <w:lang w:val="en-TH"/>
                </w:rPr>
                <w:t>X</w:t>
              </w:r>
            </w:ins>
          </w:p>
        </w:tc>
        <w:tc>
          <w:tcPr>
            <w:tcW w:w="2014" w:type="dxa"/>
            <w:vAlign w:val="center"/>
            <w:tcPrChange w:id="360" w:author="Author">
              <w:tcPr>
                <w:tcW w:w="2014" w:type="dxa"/>
                <w:vAlign w:val="center"/>
              </w:tcPr>
            </w:tcPrChange>
          </w:tcPr>
          <w:p w14:paraId="3E5AE469" w14:textId="6A8F90D7" w:rsidR="00602C03" w:rsidRDefault="00602C03" w:rsidP="000E39C8">
            <w:pPr>
              <w:pStyle w:val="NormalWeb"/>
              <w:rPr>
                <w:ins w:id="361" w:author="Author"/>
                <w:rFonts w:asciiTheme="minorBidi" w:hAnsiTheme="minorBidi" w:cstheme="minorBidi" w:hint="cs"/>
                <w:sz w:val="28"/>
                <w:szCs w:val="28"/>
              </w:rPr>
            </w:pPr>
            <w:ins w:id="362" w:author="Author">
              <w:r>
                <w:rPr>
                  <w:rFonts w:ascii="Segoe UI Symbol" w:hAnsi="Segoe UI Symbol" w:cs="Segoe UI Symbol"/>
                </w:rPr>
                <w:t>✓</w:t>
              </w:r>
              <w:del w:id="363" w:author="Author"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4C3EA1">
                  <w:rPr>
                    <w:lang w:val="en-TH"/>
                  </w:rPr>
                  <w:delText xml:space="preserve"> / </w:delText>
                </w:r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</w:del>
            </w:ins>
          </w:p>
        </w:tc>
      </w:tr>
      <w:tr w:rsidR="00602C03" w14:paraId="37A0D893" w14:textId="77777777" w:rsidTr="00602C03">
        <w:trPr>
          <w:ins w:id="364" w:author="Author"/>
        </w:trPr>
        <w:tc>
          <w:tcPr>
            <w:tcW w:w="2014" w:type="dxa"/>
            <w:vAlign w:val="center"/>
            <w:tcPrChange w:id="365" w:author="Author">
              <w:tcPr>
                <w:tcW w:w="2014" w:type="dxa"/>
                <w:vAlign w:val="center"/>
              </w:tcPr>
            </w:tcPrChange>
          </w:tcPr>
          <w:p w14:paraId="5C3BD30C" w14:textId="36A851C6" w:rsidR="00602C03" w:rsidRDefault="00602C03" w:rsidP="000E39C8">
            <w:pPr>
              <w:pStyle w:val="NormalWeb"/>
              <w:rPr>
                <w:ins w:id="366" w:author="Author"/>
                <w:rFonts w:asciiTheme="minorBidi" w:hAnsiTheme="minorBidi" w:cstheme="minorBidi" w:hint="cs"/>
                <w:sz w:val="28"/>
                <w:szCs w:val="28"/>
              </w:rPr>
            </w:pPr>
            <w:ins w:id="367" w:author="Author">
              <w:r w:rsidRPr="000E39C8">
                <w:rPr>
                  <w:b/>
                  <w:bCs/>
                  <w:lang w:val="en-TH"/>
                </w:rPr>
                <w:t>Video</w:t>
              </w:r>
            </w:ins>
          </w:p>
        </w:tc>
        <w:tc>
          <w:tcPr>
            <w:tcW w:w="2014" w:type="dxa"/>
            <w:vAlign w:val="center"/>
            <w:tcPrChange w:id="368" w:author="Author">
              <w:tcPr>
                <w:tcW w:w="2014" w:type="dxa"/>
                <w:vAlign w:val="center"/>
              </w:tcPr>
            </w:tcPrChange>
          </w:tcPr>
          <w:p w14:paraId="7E1C64B9" w14:textId="7255DBC3" w:rsidR="00602C03" w:rsidRDefault="00602C03" w:rsidP="000E39C8">
            <w:pPr>
              <w:pStyle w:val="NormalWeb"/>
              <w:rPr>
                <w:ins w:id="369" w:author="Author"/>
                <w:rFonts w:asciiTheme="minorBidi" w:hAnsiTheme="minorBidi" w:cstheme="minorBidi" w:hint="cs"/>
                <w:sz w:val="28"/>
                <w:szCs w:val="28"/>
              </w:rPr>
            </w:pPr>
            <w:ins w:id="370" w:author="Author">
              <w:r w:rsidRPr="000E39C8">
                <w:rPr>
                  <w:lang w:val="en-TH"/>
                </w:rPr>
                <w:t>.mp4</w:t>
              </w:r>
            </w:ins>
          </w:p>
        </w:tc>
        <w:tc>
          <w:tcPr>
            <w:tcW w:w="2014" w:type="dxa"/>
            <w:vAlign w:val="center"/>
            <w:tcPrChange w:id="371" w:author="Author">
              <w:tcPr>
                <w:tcW w:w="2014" w:type="dxa"/>
                <w:vAlign w:val="center"/>
              </w:tcPr>
            </w:tcPrChange>
          </w:tcPr>
          <w:p w14:paraId="22510698" w14:textId="62DCC8F1" w:rsidR="00602C03" w:rsidRDefault="00602C03" w:rsidP="000E39C8">
            <w:pPr>
              <w:pStyle w:val="NormalWeb"/>
              <w:rPr>
                <w:ins w:id="372" w:author="Author"/>
                <w:rFonts w:asciiTheme="minorBidi" w:hAnsiTheme="minorBidi" w:cstheme="minorBidi" w:hint="cs"/>
                <w:sz w:val="28"/>
                <w:szCs w:val="28"/>
              </w:rPr>
            </w:pPr>
            <w:ins w:id="373" w:author="Author">
              <w:r w:rsidRPr="000E39C8">
                <w:rPr>
                  <w:lang w:val="en-TH"/>
                </w:rPr>
                <w:t>10 MB</w:t>
              </w:r>
            </w:ins>
          </w:p>
        </w:tc>
        <w:tc>
          <w:tcPr>
            <w:tcW w:w="2014" w:type="dxa"/>
            <w:vAlign w:val="center"/>
            <w:tcPrChange w:id="374" w:author="Author">
              <w:tcPr>
                <w:tcW w:w="2014" w:type="dxa"/>
                <w:vAlign w:val="center"/>
              </w:tcPr>
            </w:tcPrChange>
          </w:tcPr>
          <w:p w14:paraId="1976B296" w14:textId="1215E77F" w:rsidR="00602C03" w:rsidRDefault="00602C03" w:rsidP="000E39C8">
            <w:pPr>
              <w:pStyle w:val="NormalWeb"/>
              <w:rPr>
                <w:ins w:id="375" w:author="Author"/>
                <w:rFonts w:asciiTheme="minorBidi" w:hAnsiTheme="minorBidi" w:cstheme="minorBidi" w:hint="cs"/>
                <w:sz w:val="28"/>
                <w:szCs w:val="28"/>
              </w:rPr>
            </w:pPr>
            <w:ins w:id="376" w:author="Author">
              <w:r>
                <w:rPr>
                  <w:rFonts w:ascii="Segoe UI Symbol" w:hAnsi="Segoe UI Symbol" w:cs="Segoe UI Symbol"/>
                </w:rPr>
                <w:t>✓</w:t>
              </w:r>
              <w:del w:id="377" w:author="Author"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4C3EA1">
                  <w:rPr>
                    <w:lang w:val="en-TH"/>
                  </w:rPr>
                  <w:delText xml:space="preserve"> / </w:delText>
                </w:r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</w:del>
            </w:ins>
          </w:p>
        </w:tc>
        <w:tc>
          <w:tcPr>
            <w:tcW w:w="2014" w:type="dxa"/>
            <w:vAlign w:val="center"/>
            <w:tcPrChange w:id="378" w:author="Author">
              <w:tcPr>
                <w:tcW w:w="2014" w:type="dxa"/>
                <w:vAlign w:val="center"/>
              </w:tcPr>
            </w:tcPrChange>
          </w:tcPr>
          <w:p w14:paraId="79ADF543" w14:textId="22239817" w:rsidR="00602C03" w:rsidRDefault="00602C03" w:rsidP="000E39C8">
            <w:pPr>
              <w:pStyle w:val="NormalWeb"/>
              <w:rPr>
                <w:ins w:id="379" w:author="Author"/>
                <w:rFonts w:asciiTheme="minorBidi" w:hAnsiTheme="minorBidi" w:cstheme="minorBidi" w:hint="cs"/>
                <w:sz w:val="28"/>
                <w:szCs w:val="28"/>
              </w:rPr>
            </w:pPr>
            <w:ins w:id="380" w:author="Author">
              <w:r>
                <w:rPr>
                  <w:rFonts w:ascii="Segoe UI Symbol" w:hAnsi="Segoe UI Symbol" w:cs="Segoe UI Symbol"/>
                </w:rPr>
                <w:t>✓</w:t>
              </w:r>
              <w:del w:id="381" w:author="Author"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4C3EA1">
                  <w:rPr>
                    <w:lang w:val="en-TH"/>
                  </w:rPr>
                  <w:delText xml:space="preserve"> / </w:delText>
                </w:r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</w:del>
            </w:ins>
          </w:p>
        </w:tc>
      </w:tr>
      <w:tr w:rsidR="00602C03" w14:paraId="6F993840" w14:textId="77777777" w:rsidTr="00602C03">
        <w:trPr>
          <w:ins w:id="382" w:author="Author"/>
        </w:trPr>
        <w:tc>
          <w:tcPr>
            <w:tcW w:w="2014" w:type="dxa"/>
            <w:vAlign w:val="center"/>
            <w:tcPrChange w:id="383" w:author="Author">
              <w:tcPr>
                <w:tcW w:w="2014" w:type="dxa"/>
                <w:vAlign w:val="center"/>
              </w:tcPr>
            </w:tcPrChange>
          </w:tcPr>
          <w:p w14:paraId="1F58F1EB" w14:textId="3BB0E824" w:rsidR="00602C03" w:rsidRDefault="00602C03" w:rsidP="000E39C8">
            <w:pPr>
              <w:pStyle w:val="NormalWeb"/>
              <w:rPr>
                <w:ins w:id="384" w:author="Author"/>
                <w:rFonts w:asciiTheme="minorBidi" w:hAnsiTheme="minorBidi" w:cstheme="minorBidi" w:hint="cs"/>
                <w:sz w:val="28"/>
                <w:szCs w:val="28"/>
              </w:rPr>
            </w:pPr>
            <w:ins w:id="385" w:author="Author">
              <w:r w:rsidRPr="000E39C8">
                <w:rPr>
                  <w:b/>
                  <w:bCs/>
                  <w:lang w:val="en-TH"/>
                </w:rPr>
                <w:t>Audio</w:t>
              </w:r>
            </w:ins>
          </w:p>
        </w:tc>
        <w:tc>
          <w:tcPr>
            <w:tcW w:w="2014" w:type="dxa"/>
            <w:vAlign w:val="center"/>
            <w:tcPrChange w:id="386" w:author="Author">
              <w:tcPr>
                <w:tcW w:w="2014" w:type="dxa"/>
                <w:vAlign w:val="center"/>
              </w:tcPr>
            </w:tcPrChange>
          </w:tcPr>
          <w:p w14:paraId="32459299" w14:textId="6C24FF0B" w:rsidR="00602C03" w:rsidRDefault="00602C03" w:rsidP="000E39C8">
            <w:pPr>
              <w:pStyle w:val="NormalWeb"/>
              <w:rPr>
                <w:ins w:id="387" w:author="Author"/>
                <w:rFonts w:asciiTheme="minorBidi" w:hAnsiTheme="minorBidi" w:cstheme="minorBidi" w:hint="cs"/>
                <w:sz w:val="28"/>
                <w:szCs w:val="28"/>
              </w:rPr>
            </w:pPr>
            <w:ins w:id="388" w:author="Author">
              <w:r w:rsidRPr="000E39C8">
                <w:rPr>
                  <w:lang w:val="en-TH"/>
                </w:rPr>
                <w:t>.</w:t>
              </w:r>
              <w:r>
                <w:rPr>
                  <w:lang w:val="en-TH"/>
                </w:rPr>
                <w:t>wav</w:t>
              </w:r>
              <w:del w:id="389" w:author="Author">
                <w:r w:rsidRPr="000E39C8" w:rsidDel="004C3EA1">
                  <w:rPr>
                    <w:lang w:val="en-TH"/>
                  </w:rPr>
                  <w:delText>m4a</w:delText>
                </w:r>
              </w:del>
              <w:r w:rsidRPr="000E39C8">
                <w:rPr>
                  <w:lang w:val="en-TH"/>
                </w:rPr>
                <w:t>, .mp3</w:t>
              </w:r>
            </w:ins>
          </w:p>
        </w:tc>
        <w:tc>
          <w:tcPr>
            <w:tcW w:w="2014" w:type="dxa"/>
            <w:vAlign w:val="center"/>
            <w:tcPrChange w:id="390" w:author="Author">
              <w:tcPr>
                <w:tcW w:w="2014" w:type="dxa"/>
                <w:vAlign w:val="center"/>
              </w:tcPr>
            </w:tcPrChange>
          </w:tcPr>
          <w:p w14:paraId="3215C356" w14:textId="348F356F" w:rsidR="00602C03" w:rsidRDefault="00602C03" w:rsidP="000E39C8">
            <w:pPr>
              <w:pStyle w:val="NormalWeb"/>
              <w:rPr>
                <w:ins w:id="391" w:author="Author"/>
                <w:rFonts w:asciiTheme="minorBidi" w:hAnsiTheme="minorBidi" w:cstheme="minorBidi" w:hint="cs"/>
                <w:sz w:val="28"/>
                <w:szCs w:val="28"/>
              </w:rPr>
            </w:pPr>
            <w:ins w:id="392" w:author="Author">
              <w:r w:rsidRPr="000E39C8">
                <w:rPr>
                  <w:lang w:val="en-TH"/>
                </w:rPr>
                <w:t>10 MB (Max 60 sec)</w:t>
              </w:r>
            </w:ins>
          </w:p>
        </w:tc>
        <w:tc>
          <w:tcPr>
            <w:tcW w:w="2014" w:type="dxa"/>
            <w:vAlign w:val="center"/>
            <w:tcPrChange w:id="393" w:author="Author">
              <w:tcPr>
                <w:tcW w:w="2014" w:type="dxa"/>
                <w:vAlign w:val="center"/>
              </w:tcPr>
            </w:tcPrChange>
          </w:tcPr>
          <w:p w14:paraId="07F38639" w14:textId="15C93D38" w:rsidR="00602C03" w:rsidRDefault="00602C03" w:rsidP="000E39C8">
            <w:pPr>
              <w:pStyle w:val="NormalWeb"/>
              <w:rPr>
                <w:ins w:id="394" w:author="Author"/>
                <w:rFonts w:asciiTheme="minorBidi" w:hAnsiTheme="minorBidi" w:cstheme="minorBidi" w:hint="cs"/>
                <w:sz w:val="28"/>
                <w:szCs w:val="28"/>
              </w:rPr>
            </w:pPr>
            <w:ins w:id="395" w:author="Author">
              <w:r>
                <w:rPr>
                  <w:rFonts w:ascii="Segoe UI Symbol" w:hAnsi="Segoe UI Symbol" w:cs="Segoe UI Symbol"/>
                </w:rPr>
                <w:t>✓</w:t>
              </w:r>
              <w:del w:id="396" w:author="Author"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4C3EA1">
                  <w:rPr>
                    <w:lang w:val="en-TH"/>
                  </w:rPr>
                  <w:delText xml:space="preserve"> / </w:delText>
                </w:r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</w:del>
            </w:ins>
          </w:p>
        </w:tc>
        <w:tc>
          <w:tcPr>
            <w:tcW w:w="2014" w:type="dxa"/>
            <w:vAlign w:val="center"/>
            <w:tcPrChange w:id="397" w:author="Author">
              <w:tcPr>
                <w:tcW w:w="2014" w:type="dxa"/>
                <w:vAlign w:val="center"/>
              </w:tcPr>
            </w:tcPrChange>
          </w:tcPr>
          <w:p w14:paraId="2470F33A" w14:textId="116F7C3F" w:rsidR="00602C03" w:rsidRPr="00602C03" w:rsidRDefault="00602C03" w:rsidP="000E39C8">
            <w:pPr>
              <w:pStyle w:val="NormalWeb"/>
              <w:rPr>
                <w:ins w:id="398" w:author="Author"/>
                <w:rFonts w:ascii="Cambria" w:hAnsi="Cambria" w:cstheme="minorBidi" w:hint="cs"/>
                <w:sz w:val="28"/>
                <w:szCs w:val="28"/>
                <w:rPrChange w:id="399" w:author="Author">
                  <w:rPr>
                    <w:ins w:id="400" w:author="Author"/>
                    <w:rFonts w:asciiTheme="minorBidi" w:hAnsiTheme="minorBidi" w:cstheme="minorBidi" w:hint="cs"/>
                    <w:sz w:val="28"/>
                    <w:szCs w:val="28"/>
                  </w:rPr>
                </w:rPrChange>
              </w:rPr>
            </w:pPr>
            <w:ins w:id="401" w:author="Author">
              <w:del w:id="402" w:author="Author"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4C3EA1">
                  <w:rPr>
                    <w:lang w:val="en-TH"/>
                  </w:rPr>
                  <w:delText xml:space="preserve"> / </w:delText>
                </w:r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  <w:r w:rsidDel="00602C03">
                  <w:rPr>
                    <w:lang w:val="en-TH"/>
                  </w:rPr>
                  <w:delText>x</w:delText>
                </w:r>
              </w:del>
              <w:r>
                <w:rPr>
                  <w:rFonts w:ascii="Cambria" w:hAnsi="Cambria" w:cs="Apple Color Emoji"/>
                  <w:lang w:val="en-TH"/>
                </w:rPr>
                <w:t>X</w:t>
              </w:r>
            </w:ins>
          </w:p>
        </w:tc>
      </w:tr>
      <w:tr w:rsidR="00602C03" w14:paraId="27A8E610" w14:textId="77777777" w:rsidTr="00602C03">
        <w:trPr>
          <w:ins w:id="403" w:author="Author"/>
        </w:trPr>
        <w:tc>
          <w:tcPr>
            <w:tcW w:w="2014" w:type="dxa"/>
            <w:vAlign w:val="center"/>
            <w:tcPrChange w:id="404" w:author="Author">
              <w:tcPr>
                <w:tcW w:w="2014" w:type="dxa"/>
                <w:vAlign w:val="center"/>
              </w:tcPr>
            </w:tcPrChange>
          </w:tcPr>
          <w:p w14:paraId="70C8927F" w14:textId="33EB4DEA" w:rsidR="00602C03" w:rsidRDefault="00602C03" w:rsidP="000E39C8">
            <w:pPr>
              <w:pStyle w:val="NormalWeb"/>
              <w:rPr>
                <w:ins w:id="405" w:author="Author"/>
                <w:rFonts w:asciiTheme="minorBidi" w:hAnsiTheme="minorBidi" w:cstheme="minorBidi" w:hint="cs"/>
                <w:sz w:val="28"/>
                <w:szCs w:val="28"/>
              </w:rPr>
            </w:pPr>
            <w:ins w:id="406" w:author="Author">
              <w:r w:rsidRPr="000E39C8">
                <w:rPr>
                  <w:b/>
                  <w:bCs/>
                  <w:lang w:val="en-TH"/>
                </w:rPr>
                <w:t>Sticker</w:t>
              </w:r>
            </w:ins>
          </w:p>
        </w:tc>
        <w:tc>
          <w:tcPr>
            <w:tcW w:w="2014" w:type="dxa"/>
            <w:vAlign w:val="center"/>
            <w:tcPrChange w:id="407" w:author="Author">
              <w:tcPr>
                <w:tcW w:w="2014" w:type="dxa"/>
                <w:vAlign w:val="center"/>
              </w:tcPr>
            </w:tcPrChange>
          </w:tcPr>
          <w:p w14:paraId="59A90394" w14:textId="6518E56B" w:rsidR="00602C03" w:rsidRDefault="00602C03" w:rsidP="000E39C8">
            <w:pPr>
              <w:pStyle w:val="NormalWeb"/>
              <w:rPr>
                <w:ins w:id="408" w:author="Author"/>
                <w:rFonts w:asciiTheme="minorBidi" w:hAnsiTheme="minorBidi" w:cstheme="minorBidi" w:hint="cs"/>
                <w:sz w:val="28"/>
                <w:szCs w:val="28"/>
              </w:rPr>
            </w:pPr>
            <w:ins w:id="409" w:author="Author">
              <w:r w:rsidRPr="000E39C8">
                <w:rPr>
                  <w:lang w:val="en-TH"/>
                </w:rPr>
                <w:t>LINE Sticker ID</w:t>
              </w:r>
            </w:ins>
          </w:p>
        </w:tc>
        <w:tc>
          <w:tcPr>
            <w:tcW w:w="2014" w:type="dxa"/>
            <w:vAlign w:val="center"/>
            <w:tcPrChange w:id="410" w:author="Author">
              <w:tcPr>
                <w:tcW w:w="2014" w:type="dxa"/>
                <w:vAlign w:val="center"/>
              </w:tcPr>
            </w:tcPrChange>
          </w:tcPr>
          <w:p w14:paraId="43FB1EE8" w14:textId="07262ACB" w:rsidR="00602C03" w:rsidRDefault="00602C03" w:rsidP="000E39C8">
            <w:pPr>
              <w:pStyle w:val="NormalWeb"/>
              <w:rPr>
                <w:ins w:id="411" w:author="Author"/>
                <w:rFonts w:asciiTheme="minorBidi" w:hAnsiTheme="minorBidi" w:cstheme="minorBidi" w:hint="cs"/>
                <w:sz w:val="28"/>
                <w:szCs w:val="28"/>
              </w:rPr>
            </w:pPr>
            <w:ins w:id="412" w:author="Author">
              <w:r w:rsidRPr="000E39C8">
                <w:rPr>
                  <w:lang w:val="en-TH"/>
                </w:rPr>
                <w:t>N/A</w:t>
              </w:r>
            </w:ins>
          </w:p>
        </w:tc>
        <w:tc>
          <w:tcPr>
            <w:tcW w:w="2014" w:type="dxa"/>
            <w:vAlign w:val="center"/>
            <w:tcPrChange w:id="413" w:author="Author">
              <w:tcPr>
                <w:tcW w:w="2014" w:type="dxa"/>
                <w:vAlign w:val="center"/>
              </w:tcPr>
            </w:tcPrChange>
          </w:tcPr>
          <w:p w14:paraId="13DD7177" w14:textId="1512BA72" w:rsidR="00602C03" w:rsidRDefault="00602C03" w:rsidP="000E39C8">
            <w:pPr>
              <w:pStyle w:val="NormalWeb"/>
              <w:rPr>
                <w:ins w:id="414" w:author="Author"/>
                <w:rFonts w:asciiTheme="minorBidi" w:hAnsiTheme="minorBidi" w:cstheme="minorBidi" w:hint="cs"/>
                <w:sz w:val="28"/>
                <w:szCs w:val="28"/>
              </w:rPr>
            </w:pPr>
            <w:ins w:id="415" w:author="Author">
              <w:r>
                <w:rPr>
                  <w:rFonts w:ascii="Segoe UI Symbol" w:hAnsi="Segoe UI Symbol" w:cs="Segoe UI Symbol"/>
                </w:rPr>
                <w:t>✓</w:t>
              </w:r>
              <w:del w:id="416" w:author="Author"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4C3EA1">
                  <w:rPr>
                    <w:lang w:val="en-TH"/>
                  </w:rPr>
                  <w:delText xml:space="preserve"> / </w:delText>
                </w:r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</w:del>
            </w:ins>
          </w:p>
        </w:tc>
        <w:tc>
          <w:tcPr>
            <w:tcW w:w="2014" w:type="dxa"/>
            <w:vAlign w:val="center"/>
            <w:tcPrChange w:id="417" w:author="Author">
              <w:tcPr>
                <w:tcW w:w="2014" w:type="dxa"/>
                <w:vAlign w:val="center"/>
              </w:tcPr>
            </w:tcPrChange>
          </w:tcPr>
          <w:p w14:paraId="3156AB23" w14:textId="17427446" w:rsidR="00602C03" w:rsidRDefault="00602C03" w:rsidP="000E39C8">
            <w:pPr>
              <w:pStyle w:val="NormalWeb"/>
              <w:rPr>
                <w:ins w:id="418" w:author="Author"/>
                <w:rFonts w:asciiTheme="minorBidi" w:hAnsiTheme="minorBidi" w:cstheme="minorBidi" w:hint="cs"/>
                <w:sz w:val="28"/>
                <w:szCs w:val="28"/>
              </w:rPr>
            </w:pPr>
            <w:ins w:id="419" w:author="Author">
              <w:r>
                <w:rPr>
                  <w:rFonts w:ascii="Segoe UI Symbol" w:hAnsi="Segoe UI Symbol" w:cs="Segoe UI Symbol"/>
                </w:rPr>
                <w:t>✓</w:t>
              </w:r>
              <w:del w:id="420" w:author="Author"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✅</w:delText>
                </w:r>
                <w:r w:rsidRPr="000E39C8" w:rsidDel="004C3EA1">
                  <w:rPr>
                    <w:lang w:val="en-TH"/>
                  </w:rPr>
                  <w:delText xml:space="preserve"> / </w:delText>
                </w:r>
                <w:r w:rsidRPr="000E39C8" w:rsidDel="004C3EA1">
                  <w:rPr>
                    <w:rFonts w:ascii="Apple Color Emoji" w:hAnsi="Apple Color Emoji" w:cs="Apple Color Emoji"/>
                    <w:lang w:val="en-TH"/>
                  </w:rPr>
                  <w:delText>❌</w:delText>
                </w:r>
              </w:del>
            </w:ins>
          </w:p>
        </w:tc>
      </w:tr>
    </w:tbl>
    <w:p w14:paraId="73EFF9FF" w14:textId="77777777" w:rsidR="000E39C8" w:rsidRPr="004F7A83" w:rsidRDefault="000E39C8">
      <w:pPr>
        <w:pStyle w:val="NormalWeb"/>
        <w:rPr>
          <w:ins w:id="421" w:author="Author"/>
          <w:rFonts w:asciiTheme="minorBidi" w:hAnsiTheme="minorBidi" w:cstheme="minorBidi" w:hint="cs"/>
          <w:sz w:val="28"/>
          <w:szCs w:val="28"/>
          <w:rPrChange w:id="422" w:author="Author">
            <w:rPr>
              <w:ins w:id="423" w:author="Author"/>
              <w:rFonts w:cs="Times New Roman"/>
              <w:lang w:val="en-TH"/>
              <w14:ligatures w14:val="none"/>
            </w:rPr>
          </w:rPrChange>
        </w:rPr>
        <w:pPrChange w:id="424" w:author="Author">
          <w:pPr>
            <w:spacing w:before="100" w:beforeAutospacing="1" w:after="100" w:afterAutospacing="1"/>
          </w:pPr>
        </w:pPrChange>
      </w:pPr>
    </w:p>
    <w:p w14:paraId="0DF6363A" w14:textId="12440730" w:rsidR="00657CD1" w:rsidRPr="00602C03" w:rsidDel="001A1B99" w:rsidRDefault="00657CD1" w:rsidP="00602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/>
        <w:rPr>
          <w:ins w:id="425" w:author="Author"/>
          <w:del w:id="426" w:author="Author"/>
          <w:rFonts w:cs="Times New Roman"/>
          <w:color w:val="000000" w:themeColor="text1"/>
          <w:lang w:val="en-TH"/>
          <w14:ligatures w14:val="none"/>
          <w:rPrChange w:id="427" w:author="Author">
            <w:rPr>
              <w:ins w:id="428" w:author="Author"/>
              <w:del w:id="429" w:author="Author"/>
              <w:rFonts w:cs="Times New Roman"/>
              <w:lang w:val="en-TH"/>
              <w14:ligatures w14:val="none"/>
            </w:rPr>
          </w:rPrChange>
        </w:rPr>
        <w:pPrChange w:id="430" w:author="Author">
          <w:pPr>
            <w:spacing w:before="100" w:beforeAutospacing="1" w:after="100" w:afterAutospacing="1"/>
          </w:pPr>
        </w:pPrChange>
      </w:pPr>
      <w:ins w:id="431" w:author="Author">
        <w:del w:id="432" w:author="Author">
          <w:r w:rsidRPr="00602C03" w:rsidDel="001A1B99">
            <w:rPr>
              <w:rFonts w:cs="Times New Roman"/>
              <w:color w:val="000000" w:themeColor="text1"/>
              <w:lang w:val="en-TH"/>
              <w14:ligatures w14:val="none"/>
              <w:rPrChange w:id="433" w:author="Author">
                <w:rPr>
                  <w:rFonts w:cs="Times New Roman"/>
                  <w:lang w:val="en-TH"/>
                  <w14:ligatures w14:val="none"/>
                </w:rPr>
              </w:rPrChange>
            </w:rPr>
            <w:delText xml:space="preserve">LINE Official Account (LINE OA) </w:delText>
          </w:r>
          <w:r w:rsidRPr="00602C03" w:rsidDel="001A1B99">
            <w:rPr>
              <w:color w:val="000000" w:themeColor="text1"/>
              <w:cs/>
              <w:lang w:val="en-TH"/>
              <w14:ligatures w14:val="none"/>
              <w:rPrChange w:id="434" w:author="Author">
                <w:rPr>
                  <w:cs/>
                  <w:lang w:val="en-TH"/>
                  <w14:ligatures w14:val="none"/>
                </w:rPr>
              </w:rPrChange>
            </w:rPr>
            <w:delText>มีข้อจำกัดเกี่ยวกับประเภทไฟล์ที่สามารถอัปโหลดและส่งผ่านระบบได้ โดยรองรับเฉพาะไฟล์บางประเภทและมีขนาดไฟล์ที่กำหนด ซึ่งสามารถแบ่งได้ตามประเภทของไฟล์ดังนี้</w:delText>
          </w:r>
        </w:del>
      </w:ins>
    </w:p>
    <w:p w14:paraId="417B7B07" w14:textId="295D6066" w:rsidR="002219A3" w:rsidRPr="00602C03" w:rsidDel="004E6A9A" w:rsidRDefault="002219A3" w:rsidP="00602C0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ins w:id="435" w:author="Author"/>
          <w:del w:id="436" w:author="Author"/>
          <w:rFonts w:cs="Times New Roman"/>
          <w:color w:val="000000" w:themeColor="text1"/>
          <w:sz w:val="27"/>
          <w:szCs w:val="27"/>
          <w:rPrChange w:id="437" w:author="Author">
            <w:rPr>
              <w:ins w:id="438" w:author="Author"/>
              <w:del w:id="439" w:author="Author"/>
              <w:rFonts w:cs="Times New Roman"/>
              <w:sz w:val="27"/>
              <w:szCs w:val="27"/>
            </w:rPr>
          </w:rPrChange>
        </w:rPr>
        <w:pPrChange w:id="440" w:author="Author">
          <w:pPr>
            <w:pStyle w:val="Heading3"/>
          </w:pPr>
        </w:pPrChange>
      </w:pPr>
      <w:ins w:id="441" w:author="Author">
        <w:del w:id="442" w:author="Author">
          <w:r w:rsidRPr="00602C03" w:rsidDel="004E6A9A">
            <w:rPr>
              <w:rFonts w:hint="cs"/>
              <w:color w:val="000000" w:themeColor="text1"/>
              <w:cs/>
              <w:rPrChange w:id="443" w:author="Author">
                <w:rPr>
                  <w:rFonts w:hint="cs"/>
                  <w:cs/>
                </w:rPr>
              </w:rPrChange>
            </w:rPr>
            <w:delText>ตารางสรุปข้อจำกัดของไฟล์ที่รองรับใน</w:delText>
          </w:r>
          <w:r w:rsidRPr="00602C03" w:rsidDel="004E6A9A">
            <w:rPr>
              <w:color w:val="000000" w:themeColor="text1"/>
              <w:cs/>
              <w:rPrChange w:id="444" w:author="Author">
                <w:rPr>
                  <w:cs/>
                </w:rPr>
              </w:rPrChange>
            </w:rPr>
            <w:delText xml:space="preserve"> </w:delText>
          </w:r>
          <w:r w:rsidRPr="00602C03" w:rsidDel="004E6A9A">
            <w:rPr>
              <w:color w:val="000000" w:themeColor="text1"/>
              <w:rPrChange w:id="445" w:author="Author">
                <w:rPr/>
              </w:rPrChange>
            </w:rPr>
            <w:delText>LINE OA</w:delText>
          </w:r>
        </w:del>
      </w:ins>
    </w:p>
    <w:p w14:paraId="08B55698" w14:textId="77777777" w:rsidR="00446AE0" w:rsidRPr="00602C03" w:rsidDel="00602C03" w:rsidRDefault="00446AE0" w:rsidP="00602C03">
      <w:pPr>
        <w:ind w:firstLine="720"/>
        <w:rPr>
          <w:del w:id="446" w:author="Author"/>
          <w:rFonts w:asciiTheme="minorBidi" w:hAnsiTheme="minorBidi" w:cstheme="minorBidi" w:hint="cs"/>
          <w:color w:val="000000" w:themeColor="text1"/>
          <w:rPrChange w:id="447" w:author="Author">
            <w:rPr>
              <w:del w:id="448" w:author="Author"/>
              <w:rFonts w:asciiTheme="minorBidi" w:hAnsiTheme="minorBidi" w:cstheme="minorBidi" w:hint="cs"/>
            </w:rPr>
          </w:rPrChange>
        </w:rPr>
      </w:pPr>
      <w:r w:rsidRPr="00602C03">
        <w:rPr>
          <w:rFonts w:asciiTheme="minorBidi" w:hAnsiTheme="minorBidi" w:cstheme="minorBidi"/>
          <w:color w:val="000000" w:themeColor="text1"/>
          <w:cs/>
          <w:rPrChange w:id="449" w:author="Author">
            <w:rPr>
              <w:rFonts w:asciiTheme="minorBidi" w:hAnsiTheme="minorBidi" w:cstheme="minorBidi"/>
              <w:cs/>
            </w:rPr>
          </w:rPrChange>
        </w:rPr>
        <w:t xml:space="preserve">             </w:t>
      </w:r>
      <w:del w:id="450" w:author="Author">
        <w:r w:rsidRPr="00602C03" w:rsidDel="00602C03">
          <w:rPr>
            <w:rFonts w:asciiTheme="minorBidi" w:hAnsiTheme="minorBidi" w:cstheme="minorBidi"/>
            <w:color w:val="000000" w:themeColor="text1"/>
            <w:cs/>
            <w:rPrChange w:id="451" w:author="Author">
              <w:rPr>
                <w:rFonts w:asciiTheme="minorBidi" w:hAnsiTheme="minorBidi" w:cstheme="minorBidi"/>
                <w:cs/>
              </w:rPr>
            </w:rPrChange>
          </w:rPr>
          <w:tab/>
        </w:r>
        <w:r w:rsidRPr="00602C03" w:rsidDel="00602C03">
          <w:rPr>
            <w:rFonts w:asciiTheme="minorBidi" w:hAnsiTheme="minorBidi" w:cstheme="minorBidi"/>
            <w:color w:val="000000" w:themeColor="text1"/>
            <w:cs/>
            <w:rPrChange w:id="452" w:author="Author">
              <w:rPr>
                <w:rFonts w:asciiTheme="minorBidi" w:hAnsiTheme="minorBidi" w:cstheme="minorBidi"/>
                <w:cs/>
              </w:rPr>
            </w:rPrChange>
          </w:rPr>
          <w:tab/>
        </w:r>
        <w:r w:rsidRPr="00602C03" w:rsidDel="00602C03">
          <w:rPr>
            <w:rFonts w:asciiTheme="minorBidi" w:hAnsiTheme="minorBidi" w:cstheme="minorBidi"/>
            <w:color w:val="000000" w:themeColor="text1"/>
            <w:cs/>
            <w:rPrChange w:id="453" w:author="Author">
              <w:rPr>
                <w:rFonts w:asciiTheme="minorBidi" w:hAnsiTheme="minorBidi" w:cstheme="minorBidi"/>
                <w:cs/>
              </w:rPr>
            </w:rPrChange>
          </w:rPr>
          <w:tab/>
        </w:r>
        <w:r w:rsidRPr="00602C03" w:rsidDel="00602C03">
          <w:rPr>
            <w:rFonts w:asciiTheme="minorBidi" w:hAnsiTheme="minorBidi" w:cstheme="minorBidi"/>
            <w:color w:val="000000" w:themeColor="text1"/>
            <w:cs/>
            <w:rPrChange w:id="454" w:author="Author">
              <w:rPr>
                <w:rFonts w:asciiTheme="minorBidi" w:hAnsiTheme="minorBidi" w:cstheme="minorBidi"/>
                <w:cs/>
              </w:rPr>
            </w:rPrChange>
          </w:rPr>
          <w:tab/>
        </w:r>
        <w:r w:rsidRPr="00602C03" w:rsidDel="00602C03">
          <w:rPr>
            <w:rFonts w:asciiTheme="minorBidi" w:hAnsiTheme="minorBidi" w:cstheme="minorBidi"/>
            <w:color w:val="000000" w:themeColor="text1"/>
            <w:cs/>
            <w:rPrChange w:id="455" w:author="Author">
              <w:rPr>
                <w:rFonts w:asciiTheme="minorBidi" w:hAnsiTheme="minorBidi" w:cstheme="minorBidi"/>
                <w:cs/>
              </w:rPr>
            </w:rPrChange>
          </w:rPr>
          <w:tab/>
        </w:r>
        <w:r w:rsidRPr="00602C03" w:rsidDel="00602C03">
          <w:rPr>
            <w:rFonts w:asciiTheme="minorBidi" w:hAnsiTheme="minorBidi" w:cstheme="minorBidi"/>
            <w:color w:val="000000" w:themeColor="text1"/>
            <w:cs/>
            <w:rPrChange w:id="456" w:author="Author">
              <w:rPr>
                <w:rFonts w:asciiTheme="minorBidi" w:hAnsiTheme="minorBidi" w:cstheme="minorBidi"/>
                <w:cs/>
              </w:rPr>
            </w:rPrChange>
          </w:rPr>
          <w:tab/>
        </w:r>
        <w:r w:rsidRPr="00602C03" w:rsidDel="00602C03">
          <w:rPr>
            <w:rFonts w:asciiTheme="minorBidi" w:hAnsiTheme="minorBidi" w:cstheme="minorBidi" w:hint="cs"/>
            <w:color w:val="000000" w:themeColor="text1"/>
            <w:cs/>
            <w:rPrChange w:id="457" w:author="Author">
              <w:rPr>
                <w:rFonts w:asciiTheme="minorBidi" w:hAnsiTheme="minorBidi" w:cstheme="minorBidi" w:hint="cs"/>
                <w:cs/>
              </w:rPr>
            </w:rPrChange>
          </w:rPr>
          <w:delText xml:space="preserve">   </w:delText>
        </w:r>
        <w:r w:rsidRPr="00602C03" w:rsidDel="00602C03">
          <w:rPr>
            <w:rFonts w:asciiTheme="minorBidi" w:hAnsiTheme="minorBidi" w:cstheme="minorBidi"/>
            <w:color w:val="000000" w:themeColor="text1"/>
            <w:rPrChange w:id="458" w:author="Author">
              <w:rPr>
                <w:rFonts w:asciiTheme="minorBidi" w:hAnsiTheme="minorBidi" w:cstheme="minorBidi"/>
              </w:rPr>
            </w:rPrChange>
          </w:rPr>
          <w:delText xml:space="preserve"> </w:delText>
        </w:r>
      </w:del>
    </w:p>
    <w:p w14:paraId="2FC7B6BF" w14:textId="77777777" w:rsidR="00446AE0" w:rsidRPr="00602C03" w:rsidDel="00602C03" w:rsidRDefault="00446AE0" w:rsidP="00602C03">
      <w:pPr>
        <w:rPr>
          <w:del w:id="459" w:author="Author"/>
          <w:rFonts w:asciiTheme="minorBidi" w:hAnsiTheme="minorBidi" w:cstheme="minorBidi" w:hint="cs"/>
          <w:color w:val="000000" w:themeColor="text1"/>
          <w:rPrChange w:id="460" w:author="Author">
            <w:rPr>
              <w:del w:id="461" w:author="Author"/>
              <w:rFonts w:asciiTheme="minorBidi" w:hAnsiTheme="minorBidi" w:cstheme="minorBidi" w:hint="cs"/>
            </w:rPr>
          </w:rPrChange>
        </w:rPr>
      </w:pPr>
    </w:p>
    <w:p w14:paraId="21B4A613" w14:textId="303A511E" w:rsidR="007E324E" w:rsidRPr="00602C03" w:rsidDel="00602C03" w:rsidRDefault="007E324E" w:rsidP="00602C03">
      <w:pPr>
        <w:rPr>
          <w:del w:id="462" w:author="Author"/>
          <w:rFonts w:asciiTheme="minorBidi" w:hAnsiTheme="minorBidi" w:cstheme="minorBidi"/>
          <w:color w:val="000000" w:themeColor="text1"/>
          <w:cs/>
          <w:rPrChange w:id="463" w:author="Author">
            <w:rPr>
              <w:del w:id="464" w:author="Author"/>
              <w:rFonts w:asciiTheme="minorBidi" w:hAnsiTheme="minorBidi" w:cstheme="minorBidi"/>
              <w:cs/>
            </w:rPr>
          </w:rPrChange>
        </w:rPr>
        <w:pPrChange w:id="465" w:author="Author">
          <w:pPr>
            <w:spacing w:after="160" w:line="259" w:lineRule="auto"/>
          </w:pPr>
        </w:pPrChange>
      </w:pPr>
      <w:del w:id="466" w:author="Author">
        <w:r w:rsidRPr="00602C03" w:rsidDel="00602C03">
          <w:rPr>
            <w:rFonts w:asciiTheme="minorBidi" w:hAnsiTheme="minorBidi" w:cstheme="minorBidi"/>
            <w:color w:val="000000" w:themeColor="text1"/>
            <w:cs/>
            <w:rPrChange w:id="467" w:author="Author">
              <w:rPr>
                <w:rFonts w:asciiTheme="minorBidi" w:hAnsiTheme="minorBidi" w:cstheme="minorBidi"/>
                <w:cs/>
              </w:rPr>
            </w:rPrChange>
          </w:rPr>
          <w:br w:type="page"/>
        </w:r>
      </w:del>
    </w:p>
    <w:p w14:paraId="2C4C4685" w14:textId="4348F757" w:rsidR="4EAC0CE8" w:rsidRPr="007E324E" w:rsidRDefault="007E324E" w:rsidP="00602C03">
      <w:pPr>
        <w:rPr>
          <w:rFonts w:cstheme="majorHAnsi"/>
          <w:i/>
          <w:iCs/>
          <w:color w:val="595959" w:themeColor="text1" w:themeTint="A6"/>
          <w:sz w:val="28"/>
          <w:szCs w:val="28"/>
          <w:cs/>
        </w:rPr>
        <w:pPrChange w:id="468" w:author="Author">
          <w:pPr>
            <w:pStyle w:val="NormalWeb"/>
            <w:shd w:val="clear" w:color="auto" w:fill="FFFFFF"/>
            <w:spacing w:before="0" w:beforeAutospacing="0" w:after="240" w:afterAutospacing="0"/>
            <w:jc w:val="center"/>
            <w:outlineLvl w:val="0"/>
          </w:pPr>
        </w:pPrChange>
      </w:pPr>
      <w:bookmarkStart w:id="469" w:name="_Toc185421573"/>
      <w:r w:rsidRPr="007E324E">
        <w:rPr>
          <w:rFonts w:eastAsia="Arial Unicode MS" w:cstheme="majorHAnsi"/>
          <w:b/>
          <w:bCs/>
          <w:i/>
          <w:iCs/>
          <w:color w:val="595959" w:themeColor="text1" w:themeTint="A6"/>
          <w:sz w:val="32"/>
          <w:szCs w:val="32"/>
        </w:rPr>
        <w:t>USER ACCEPTANCE TESTING RESULT CRM CLOUDCENTRIC</w:t>
      </w:r>
      <w:bookmarkEnd w:id="469"/>
    </w:p>
    <w:tbl>
      <w:tblPr>
        <w:tblW w:w="5002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8284"/>
        <w:gridCol w:w="554"/>
        <w:gridCol w:w="554"/>
      </w:tblGrid>
      <w:tr w:rsidR="00427720" w:rsidRPr="00A50B42" w14:paraId="37C5AACF" w14:textId="77777777" w:rsidTr="0083285E">
        <w:trPr>
          <w:trHeight w:val="516"/>
          <w:tblHeader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22793B5" w14:textId="7CC686D6" w:rsidR="00D079D2" w:rsidRPr="00A50B42" w:rsidRDefault="00D079D2" w:rsidP="00A50B42">
            <w:pPr>
              <w:jc w:val="center"/>
              <w:textAlignment w:val="baseline"/>
              <w:rPr>
                <w:rFonts w:asciiTheme="minorBidi" w:hAnsiTheme="minorBidi" w:cstheme="minorBidi"/>
                <w:sz w:val="28"/>
                <w:szCs w:val="28"/>
                <w:lang w:eastAsia="zh-CN"/>
              </w:rPr>
            </w:pPr>
            <w:r w:rsidRPr="00A50B42"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  <w:lastRenderedPageBreak/>
              <w:t>รายการ</w:t>
            </w:r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35A7CC5" w14:textId="4673ABFF" w:rsidR="00D079D2" w:rsidRPr="00A50B42" w:rsidRDefault="00D079D2" w:rsidP="00A50B42">
            <w:pPr>
              <w:jc w:val="center"/>
              <w:textAlignment w:val="baseline"/>
              <w:rPr>
                <w:rFonts w:asciiTheme="minorBidi" w:hAnsiTheme="minorBidi" w:cstheme="minorBidi"/>
                <w:sz w:val="28"/>
                <w:szCs w:val="28"/>
                <w:lang w:eastAsia="zh-CN"/>
              </w:rPr>
            </w:pPr>
            <w:r w:rsidRPr="00A50B42"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  <w:t>คำอธิบาย</w:t>
            </w: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1714843" w14:textId="5E9A4308" w:rsidR="00D079D2" w:rsidRPr="00A50B42" w:rsidRDefault="00D079D2" w:rsidP="00A50B42">
            <w:pPr>
              <w:jc w:val="center"/>
              <w:textAlignment w:val="baseline"/>
              <w:rPr>
                <w:rFonts w:asciiTheme="minorBidi" w:hAnsiTheme="minorBidi" w:cstheme="minorBidi"/>
                <w:sz w:val="28"/>
                <w:szCs w:val="28"/>
                <w:lang w:eastAsia="zh-CN"/>
              </w:rPr>
            </w:pPr>
            <w:r w:rsidRPr="00A50B42"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  <w:t>ผ่าน</w:t>
            </w: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51EE231B" w14:textId="5F0A6B3D" w:rsidR="00D079D2" w:rsidRPr="00A50B42" w:rsidRDefault="00D079D2" w:rsidP="00A50B42">
            <w:pPr>
              <w:jc w:val="center"/>
              <w:textAlignment w:val="baseline"/>
              <w:rPr>
                <w:rFonts w:asciiTheme="minorBidi" w:hAnsiTheme="minorBidi" w:cstheme="minorBidi"/>
                <w:sz w:val="28"/>
                <w:szCs w:val="28"/>
                <w:lang w:eastAsia="zh-CN"/>
              </w:rPr>
            </w:pPr>
            <w:r w:rsidRPr="00A50B42"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  <w:t>ไม่ผ่าน</w:t>
            </w:r>
          </w:p>
        </w:tc>
      </w:tr>
      <w:tr w:rsidR="00427720" w:rsidRPr="00A50B42" w14:paraId="1AAD40A3" w14:textId="77777777" w:rsidTr="0083285E">
        <w:trPr>
          <w:trHeight w:val="2442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A6D5F3" w14:textId="2DFE8E02" w:rsidR="00203C41" w:rsidRPr="00A50B42" w:rsidRDefault="00203C41" w:rsidP="00A50B42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  <w:r w:rsidRPr="00A50B42">
              <w:rPr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AE1E8D" w14:textId="0B12815C" w:rsidR="00DE2244" w:rsidRPr="00A50B42" w:rsidRDefault="007E324E" w:rsidP="00A50B42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lang w:eastAsia="zh-CN"/>
              </w:rPr>
              <w:t>Agent Desktop (Omnichannel LINE OA)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eastAsia="zh-CN"/>
              </w:rPr>
              <w:t xml:space="preserve"> สามารถรับและส่งข้อความ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lang w:eastAsia="zh-CN"/>
              </w:rPr>
              <w:t xml:space="preserve">, 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eastAsia="zh-CN"/>
              </w:rPr>
              <w:t xml:space="preserve">รูปแบบ 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lang w:eastAsia="zh-CN"/>
              </w:rPr>
              <w:t xml:space="preserve">Sticker, 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eastAsia="zh-CN"/>
              </w:rPr>
              <w:t>ไฟล์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lang w:eastAsia="zh-CN"/>
              </w:rPr>
              <w:t xml:space="preserve">, 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eastAsia="zh-CN"/>
              </w:rPr>
              <w:t xml:space="preserve">และดูรูปภาพ 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lang w:eastAsia="zh-CN"/>
              </w:rPr>
              <w:t xml:space="preserve">Preview 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eastAsia="zh-CN"/>
              </w:rPr>
              <w:t xml:space="preserve">จาก 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lang w:eastAsia="zh-CN"/>
              </w:rPr>
              <w:t xml:space="preserve">LINE OA </w:t>
            </w:r>
            <w:r w:rsidRPr="00A50B42">
              <w:rPr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eastAsia="zh-CN"/>
              </w:rPr>
              <w:t>ได้</w:t>
            </w:r>
            <w:r w:rsidRPr="00A50B42">
              <w:rPr>
                <w:rFonts w:asciiTheme="minorBidi" w:eastAsia="Arial Unicode MS" w:hAnsiTheme="minorBidi" w:cstheme="minorBidi"/>
                <w:noProof/>
                <w:sz w:val="28"/>
                <w:szCs w:val="28"/>
              </w:rPr>
              <w:drawing>
                <wp:inline distT="0" distB="0" distL="0" distR="0" wp14:anchorId="2F1523DB" wp14:editId="205A8B40">
                  <wp:extent cx="5040000" cy="2375754"/>
                  <wp:effectExtent l="12700" t="12700" r="14605" b="12065"/>
                  <wp:docPr id="4252687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268763" name="Picture 42526876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3757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A85DF" w14:textId="7FE2B142" w:rsidR="00DE2244" w:rsidRPr="00A50B42" w:rsidRDefault="00DE2244" w:rsidP="00A50B42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9E977F" w14:textId="72E10D5D" w:rsidR="00D079D2" w:rsidRPr="00A50B42" w:rsidRDefault="0061442D" w:rsidP="00A50B42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ins w:id="470" w:author="Author">
              <w:r>
                <w:rPr>
                  <w:rFonts w:ascii="Segoe UI Symbol" w:hAnsi="Segoe UI Symbol" w:cs="Segoe UI Symbol"/>
                </w:rPr>
                <w:t>✓</w:t>
              </w:r>
            </w:ins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26DB06" w14:textId="77777777" w:rsidR="00D079D2" w:rsidRPr="00A50B42" w:rsidRDefault="00D079D2" w:rsidP="00A50B42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</w:tr>
      <w:tr w:rsidR="00427720" w:rsidRPr="00A50B42" w14:paraId="3BB63369" w14:textId="77777777" w:rsidTr="0083285E">
        <w:trPr>
          <w:trHeight w:val="680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04B25A9" w14:textId="2C3322D1" w:rsidR="00826D8D" w:rsidRPr="00A93D8F" w:rsidRDefault="00826D8D" w:rsidP="00A50B42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r w:rsidRPr="00A93D8F">
              <w:rPr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9"/>
            </w:tblGrid>
            <w:tr w:rsidR="00A93D8F" w:rsidRPr="00A93D8F" w14:paraId="16D6504E" w14:textId="77777777" w:rsidTr="00A93D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237C8E" w14:textId="77777777" w:rsidR="00A93D8F" w:rsidRDefault="00A93D8F" w:rsidP="00A93D8F">
                  <w:pPr>
                    <w:rPr>
                      <w:ins w:id="471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</w:pP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cs/>
                      <w:lang w:eastAsia="zh-CN"/>
                    </w:rPr>
                    <w:t xml:space="preserve">ไฟล์ภาพ </w:t>
                  </w: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  <w:t xml:space="preserve">JPEG (.jpg, .jpeg) - </w:t>
                  </w: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cs/>
                      <w:lang w:eastAsia="zh-CN"/>
                    </w:rPr>
                    <w:t xml:space="preserve">ทดสอบการส่งและดาวน์โหลดไฟล์รูปภาพ </w:t>
                  </w: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  <w:t xml:space="preserve">JPEG </w:t>
                  </w: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cs/>
                      <w:lang w:eastAsia="zh-CN"/>
                    </w:rPr>
                    <w:t xml:space="preserve">โดยตรวจสอบความสมบูรณ์ของไฟล์และการแสดงผลในช่องทาง </w:t>
                  </w: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  <w:t>Line</w:t>
                  </w:r>
                </w:p>
                <w:p w14:paraId="46AA85A8" w14:textId="31F38CC7" w:rsidR="00FB7EB2" w:rsidRPr="00A93D8F" w:rsidRDefault="00427720">
                  <w:pPr>
                    <w:jc w:val="center"/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  <w:pPrChange w:id="472" w:author="Author">
                      <w:pPr/>
                    </w:pPrChange>
                  </w:pPr>
                  <w:ins w:id="473" w:author="Author">
                    <w:r w:rsidRPr="00427720">
                      <w:rPr>
                        <w:rFonts w:asciiTheme="minorBidi" w:hAnsiTheme="minorBidi" w:cstheme="minorBidi"/>
                        <w:noProof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rawing>
                        <wp:inline distT="0" distB="0" distL="0" distR="0" wp14:anchorId="676C8F53" wp14:editId="7A83BF5B">
                          <wp:extent cx="5138928" cy="2642235"/>
                          <wp:effectExtent l="0" t="0" r="5080" b="0"/>
                          <wp:docPr id="743255917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43255917" name="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160368" cy="26532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ins>
                </w:p>
              </w:tc>
            </w:tr>
          </w:tbl>
          <w:p w14:paraId="0DF0B278" w14:textId="77777777" w:rsidR="00826D8D" w:rsidRPr="00A93D8F" w:rsidRDefault="00826D8D" w:rsidP="00A93D8F">
            <w:pPr>
              <w:rPr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val="en-TH"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FB52A0" w14:textId="103608FF" w:rsidR="00826D8D" w:rsidRPr="00A93D8F" w:rsidRDefault="0061442D" w:rsidP="00A50B42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  <w:ins w:id="474" w:author="Author">
              <w:r>
                <w:rPr>
                  <w:rFonts w:ascii="Segoe UI Symbol" w:hAnsi="Segoe UI Symbol" w:cs="Segoe UI Symbol"/>
                </w:rPr>
                <w:t>✓</w:t>
              </w:r>
            </w:ins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9DA454" w14:textId="77777777" w:rsidR="00826D8D" w:rsidRPr="00A93D8F" w:rsidRDefault="00826D8D" w:rsidP="00A50B42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</w:tr>
      <w:tr w:rsidR="00427720" w:rsidRPr="00A50B42" w:rsidDel="00884027" w14:paraId="012BE5B3" w14:textId="4B49ED67" w:rsidTr="0083285E">
        <w:trPr>
          <w:trHeight w:val="680"/>
          <w:del w:id="475" w:author="Author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0AC361" w14:textId="00878108" w:rsidR="00A93D8F" w:rsidRPr="00A93D8F" w:rsidDel="00884027" w:rsidRDefault="00A93D8F" w:rsidP="00A50B42">
            <w:pPr>
              <w:jc w:val="center"/>
              <w:textAlignment w:val="baseline"/>
              <w:rPr>
                <w:del w:id="476" w:author="Author"/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del w:id="477" w:author="Author">
              <w:r w:rsidRPr="00A93D8F" w:rsidDel="00884027">
                <w:rPr>
                  <w:rFonts w:asciiTheme="minorBidi" w:hAnsiTheme="minorBidi" w:cstheme="minorBidi"/>
                  <w:color w:val="000000"/>
                  <w:sz w:val="28"/>
                  <w:szCs w:val="28"/>
                  <w:lang w:eastAsia="zh-CN"/>
                </w:rPr>
                <w:delText>3</w:delText>
              </w:r>
            </w:del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9"/>
            </w:tblGrid>
            <w:tr w:rsidR="00A93D8F" w:rsidRPr="00A93D8F" w:rsidDel="00884027" w14:paraId="1EC2C3C9" w14:textId="36E4C82B" w:rsidTr="00A93D8F">
              <w:trPr>
                <w:tblCellSpacing w:w="15" w:type="dxa"/>
                <w:del w:id="478" w:author="Author"/>
              </w:trPr>
              <w:tc>
                <w:tcPr>
                  <w:tcW w:w="0" w:type="auto"/>
                  <w:vAlign w:val="center"/>
                  <w:hideMark/>
                </w:tcPr>
                <w:p w14:paraId="4967660C" w14:textId="7E9BB7BD" w:rsidR="00A93D8F" w:rsidRPr="00A93D8F" w:rsidDel="00884027" w:rsidRDefault="00A93D8F" w:rsidP="00A93D8F">
                  <w:pPr>
                    <w:rPr>
                      <w:del w:id="479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</w:pPr>
                  <w:del w:id="480" w:author="Author">
                    <w:r w:rsidRPr="00A93D8F" w:rsidDel="00884027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ไฟล์ภาพ </w:delText>
                    </w:r>
                    <w:r w:rsidRPr="00A93D8F" w:rsidDel="00884027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GIF (.gif) - </w:delText>
                    </w:r>
                    <w:r w:rsidRPr="00A93D8F" w:rsidDel="00884027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ทดสอบการส่งและดาวน์โหลดไฟล์ภาพเคลื่อนไหว </w:delText>
                    </w:r>
                    <w:r w:rsidRPr="00A93D8F" w:rsidDel="00884027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GIF </w:delText>
                    </w:r>
                    <w:r w:rsidRPr="00A93D8F" w:rsidDel="00884027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>และตรวจสอบการแสดงภาพเคลื่อนไหวได้อย่างถูกต้อง</w:delText>
                    </w:r>
                  </w:del>
                </w:p>
              </w:tc>
            </w:tr>
          </w:tbl>
          <w:p w14:paraId="19F63CED" w14:textId="01DFF2DD" w:rsidR="00A93D8F" w:rsidRPr="00A93D8F" w:rsidDel="00884027" w:rsidRDefault="00A93D8F" w:rsidP="00A93D8F">
            <w:pPr>
              <w:rPr>
                <w:del w:id="481" w:author="Author"/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val="en-TH"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68C1E07" w14:textId="0774C894" w:rsidR="00A93D8F" w:rsidRPr="00A93D8F" w:rsidDel="00884027" w:rsidRDefault="00A93D8F" w:rsidP="00A50B42">
            <w:pPr>
              <w:jc w:val="center"/>
              <w:textAlignment w:val="baseline"/>
              <w:rPr>
                <w:del w:id="482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68A26D" w14:textId="6DA0C246" w:rsidR="00A93D8F" w:rsidRPr="00A93D8F" w:rsidDel="00884027" w:rsidRDefault="0061442D" w:rsidP="00A50B42">
            <w:pPr>
              <w:jc w:val="center"/>
              <w:textAlignment w:val="baseline"/>
              <w:rPr>
                <w:del w:id="483" w:author="Author"/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ins w:id="484" w:author="Author">
              <w:del w:id="485" w:author="Author">
                <w:r w:rsidDel="00884027">
                  <w:rPr>
                    <w:rFonts w:ascii="Segoe UI Symbol" w:hAnsi="Segoe UI Symbol" w:cs="Segoe UI Symbol"/>
                  </w:rPr>
                  <w:delText>✓</w:delText>
                </w:r>
              </w:del>
            </w:ins>
          </w:p>
        </w:tc>
      </w:tr>
      <w:tr w:rsidR="00427720" w:rsidRPr="00A50B42" w14:paraId="1014D168" w14:textId="77777777" w:rsidTr="0083285E">
        <w:trPr>
          <w:trHeight w:val="680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DCC589" w14:textId="6EAB35A2" w:rsidR="00A93D8F" w:rsidRPr="00A93D8F" w:rsidRDefault="00884027" w:rsidP="00A50B42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ins w:id="486" w:author="Author">
              <w:r>
                <w:rPr>
                  <w:rFonts w:asciiTheme="minorBidi" w:hAnsiTheme="minorBidi" w:cstheme="minorBidi"/>
                  <w:color w:val="000000"/>
                  <w:sz w:val="28"/>
                  <w:szCs w:val="28"/>
                  <w:lang w:eastAsia="zh-CN"/>
                </w:rPr>
                <w:t>3</w:t>
              </w:r>
            </w:ins>
            <w:del w:id="487" w:author="Author">
              <w:r w:rsidR="00A93D8F" w:rsidRPr="00A93D8F" w:rsidDel="00884027">
                <w:rPr>
                  <w:rFonts w:asciiTheme="minorBidi" w:hAnsiTheme="minorBidi" w:cstheme="minorBidi"/>
                  <w:color w:val="000000"/>
                  <w:sz w:val="28"/>
                  <w:szCs w:val="28"/>
                  <w:lang w:eastAsia="zh-CN"/>
                </w:rPr>
                <w:delText>4</w:delText>
              </w:r>
            </w:del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9"/>
            </w:tblGrid>
            <w:tr w:rsidR="00A93D8F" w:rsidRPr="00A93D8F" w14:paraId="7E8D9838" w14:textId="77777777" w:rsidTr="00A93D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87F4E" w14:textId="77777777" w:rsidR="00A93D8F" w:rsidRDefault="00A93D8F" w:rsidP="00A93D8F">
                  <w:pPr>
                    <w:rPr>
                      <w:ins w:id="488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eastAsia="zh-CN"/>
                    </w:rPr>
                  </w:pP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cs/>
                      <w:lang w:eastAsia="zh-CN"/>
                    </w:rPr>
                    <w:t xml:space="preserve">ไฟล์ภาพ </w:t>
                  </w: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  <w:t xml:space="preserve">PNG (.png) - </w:t>
                  </w: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cs/>
                      <w:lang w:eastAsia="zh-CN"/>
                    </w:rPr>
                    <w:t xml:space="preserve">ทดสอบการส่งและดาวน์โหลดไฟล์ภาพ </w:t>
                  </w: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  <w:t xml:space="preserve">PNG </w:t>
                  </w:r>
                  <w:r w:rsidRPr="00A93D8F"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cs/>
                      <w:lang w:eastAsia="zh-CN"/>
                    </w:rPr>
                    <w:t>โดยตรวจสอบความละเอียดของภาพและความสมบูรณ์ของไฟล์</w:t>
                  </w:r>
                </w:p>
                <w:p w14:paraId="0543367A" w14:textId="5A6DC7E7" w:rsidR="000B4129" w:rsidRPr="00A93D8F" w:rsidRDefault="000B4129" w:rsidP="00A93D8F">
                  <w:pPr>
                    <w:rPr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</w:pPr>
                  <w:ins w:id="489" w:author="Author">
                    <w:r w:rsidRPr="000B4129">
                      <w:rPr>
                        <w:rFonts w:asciiTheme="minorBidi" w:hAnsiTheme="minorBidi" w:cstheme="minorBidi"/>
                        <w:noProof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lastRenderedPageBreak/>
                      <w:drawing>
                        <wp:inline distT="0" distB="0" distL="0" distR="0" wp14:anchorId="409AC528" wp14:editId="66AECCBE">
                          <wp:extent cx="5040000" cy="2541000"/>
                          <wp:effectExtent l="0" t="0" r="1905" b="0"/>
                          <wp:docPr id="100611587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6115871" name="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40000" cy="2541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ins>
                </w:p>
              </w:tc>
            </w:tr>
          </w:tbl>
          <w:p w14:paraId="1C9301AC" w14:textId="79FB2152" w:rsidR="00A93D8F" w:rsidRPr="00A93D8F" w:rsidRDefault="00A93D8F" w:rsidP="00A93D8F">
            <w:pPr>
              <w:rPr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val="en-TH"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B3E259" w14:textId="706D0E82" w:rsidR="00A93D8F" w:rsidRPr="00A93D8F" w:rsidRDefault="0061442D" w:rsidP="00A50B42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  <w:ins w:id="490" w:author="Author">
              <w:r>
                <w:rPr>
                  <w:rFonts w:ascii="Segoe UI Symbol" w:hAnsi="Segoe UI Symbol" w:cs="Segoe UI Symbol"/>
                </w:rPr>
                <w:lastRenderedPageBreak/>
                <w:t>✓</w:t>
              </w:r>
            </w:ins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FF5961" w14:textId="77777777" w:rsidR="00A93D8F" w:rsidRPr="00A93D8F" w:rsidRDefault="00A93D8F" w:rsidP="00A50B42">
            <w:pPr>
              <w:jc w:val="center"/>
              <w:textAlignment w:val="baseline"/>
              <w:rPr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</w:tr>
      <w:tr w:rsidR="00427720" w:rsidRPr="00A50B42" w:rsidDel="00822C5B" w14:paraId="19980F22" w14:textId="081E711B" w:rsidTr="0083285E">
        <w:trPr>
          <w:trHeight w:val="680"/>
          <w:del w:id="491" w:author="Author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5565E6" w14:textId="55717769" w:rsidR="00A93D8F" w:rsidRPr="00A93D8F" w:rsidDel="00822C5B" w:rsidRDefault="00884027" w:rsidP="00A50B42">
            <w:pPr>
              <w:jc w:val="center"/>
              <w:textAlignment w:val="baseline"/>
              <w:rPr>
                <w:del w:id="492" w:author="Author"/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ins w:id="493" w:author="Author">
              <w:del w:id="494" w:author="Author">
                <w:r w:rsidDel="00822C5B">
                  <w:rPr>
                    <w:rFonts w:asciiTheme="minorBidi" w:hAnsiTheme="minorBidi" w:cstheme="minorBidi"/>
                    <w:color w:val="000000"/>
                    <w:sz w:val="28"/>
                    <w:szCs w:val="28"/>
                    <w:lang w:eastAsia="zh-CN"/>
                  </w:rPr>
                  <w:delText>4</w:delText>
                </w:r>
              </w:del>
            </w:ins>
            <w:del w:id="495" w:author="Author">
              <w:r w:rsidR="00A93D8F" w:rsidRPr="00A93D8F" w:rsidDel="00822C5B">
                <w:rPr>
                  <w:rFonts w:asciiTheme="minorBidi" w:hAnsiTheme="minorBidi" w:cstheme="minorBidi"/>
                  <w:color w:val="000000"/>
                  <w:sz w:val="28"/>
                  <w:szCs w:val="28"/>
                  <w:lang w:eastAsia="zh-CN"/>
                </w:rPr>
                <w:delText>5</w:delText>
              </w:r>
            </w:del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9"/>
            </w:tblGrid>
            <w:tr w:rsidR="00A93D8F" w:rsidRPr="00A93D8F" w:rsidDel="00822C5B" w14:paraId="54C86FA9" w14:textId="64F085D3" w:rsidTr="00A93D8F">
              <w:trPr>
                <w:tblCellSpacing w:w="15" w:type="dxa"/>
                <w:del w:id="496" w:author="Author"/>
              </w:trPr>
              <w:tc>
                <w:tcPr>
                  <w:tcW w:w="0" w:type="auto"/>
                  <w:vAlign w:val="center"/>
                  <w:hideMark/>
                </w:tcPr>
                <w:p w14:paraId="715B408E" w14:textId="56CBD67E" w:rsidR="00A93D8F" w:rsidRPr="00A93D8F" w:rsidDel="00822C5B" w:rsidRDefault="00A93D8F" w:rsidP="00A93D8F">
                  <w:pPr>
                    <w:rPr>
                      <w:del w:id="497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cs/>
                      <w:lang w:val="en-TH" w:eastAsia="zh-CN"/>
                    </w:rPr>
                  </w:pPr>
                  <w:del w:id="498" w:author="Author"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>ไฟล์</w:delText>
                    </w:r>
                    <w:r w:rsidRPr="001A1B99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เอกสาร </w:delText>
                    </w:r>
                  </w:del>
                  <w:ins w:id="499" w:author="Author">
                    <w:del w:id="500" w:author="Author">
                      <w:r w:rsidR="00167F6F" w:rsidRPr="001A1B99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cs/>
                          <w:lang w:eastAsia="zh-CN"/>
                        </w:rPr>
                        <w:delText xml:space="preserve">เสียง </w:delText>
                      </w:r>
                    </w:del>
                  </w:ins>
                  <w:del w:id="501" w:author="Author">
                    <w:r w:rsidRPr="001A1B99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SVG </w:delText>
                    </w:r>
                  </w:del>
                  <w:ins w:id="502" w:author="Author">
                    <w:del w:id="503" w:author="Author">
                      <w:r w:rsidR="00167F6F" w:rsidRPr="001A1B99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elText>WAV</w:delText>
                      </w:r>
                      <w:r w:rsidR="00167F6F" w:rsidRPr="00D5615E" w:rsidDel="00822C5B">
                        <w:rPr>
                          <w:rFonts w:asciiTheme="minorBidi" w:hAnsiTheme="minorBidi" w:cstheme="minorBidi"/>
                          <w:color w:val="FFFFFF" w:themeColor="background1"/>
                          <w:sz w:val="28"/>
                          <w:szCs w:val="28"/>
                          <w:lang w:val="en-TH" w:eastAsia="zh-CN"/>
                          <w:rPrChange w:id="504" w:author="Author">
                            <w:rPr>
                              <w:rFonts w:asciiTheme="minorBidi" w:hAnsiTheme="minorBidi" w:cstheme="minorBidi"/>
                              <w:color w:val="000000" w:themeColor="text1"/>
                              <w:sz w:val="28"/>
                              <w:szCs w:val="28"/>
                              <w:lang w:val="en-TH" w:eastAsia="zh-CN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  <w:del w:id="505" w:author="Author"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>(.svg</w:delText>
                    </w:r>
                  </w:del>
                  <w:ins w:id="506" w:author="Author">
                    <w:del w:id="507" w:author="Author">
                      <w:r w:rsidR="005B528E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elText>wav</w:delText>
                      </w:r>
                    </w:del>
                  </w:ins>
                  <w:del w:id="508" w:author="Author"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) - </w:delText>
                    </w:r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ทดสอบการส่งและดาวน์โหลดไฟล์ </w:delText>
                    </w:r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SVG </w:delText>
                    </w:r>
                  </w:del>
                  <w:ins w:id="509" w:author="Author">
                    <w:del w:id="510" w:author="Author">
                      <w:r w:rsidR="004F7A83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elText>WAV</w:delText>
                      </w:r>
                      <w:r w:rsidR="004F7A83" w:rsidRPr="00A93D8F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elText xml:space="preserve"> </w:delText>
                      </w:r>
                    </w:del>
                  </w:ins>
                  <w:del w:id="511" w:author="Author"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และตรวจสอบการเปิดดูผ่านระบบ </w:delText>
                    </w:r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Line </w:delText>
                    </w:r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>ได้อย่างไม่มีข้อผิดพลาด</w:delText>
                    </w:r>
                  </w:del>
                </w:p>
              </w:tc>
            </w:tr>
          </w:tbl>
          <w:p w14:paraId="2732F668" w14:textId="7A4AD8A0" w:rsidR="00A93D8F" w:rsidRPr="00A93D8F" w:rsidDel="00822C5B" w:rsidRDefault="00A93D8F" w:rsidP="00A93D8F">
            <w:pPr>
              <w:rPr>
                <w:del w:id="512" w:author="Author"/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val="en-TH"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23C30E" w14:textId="24655E53" w:rsidR="00A93D8F" w:rsidRPr="00A93D8F" w:rsidDel="00822C5B" w:rsidRDefault="00A93D8F" w:rsidP="00A50B42">
            <w:pPr>
              <w:jc w:val="center"/>
              <w:textAlignment w:val="baseline"/>
              <w:rPr>
                <w:del w:id="513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FED0AC" w14:textId="3C1EE405" w:rsidR="00A93D8F" w:rsidRPr="00A93D8F" w:rsidDel="00822C5B" w:rsidRDefault="0061442D" w:rsidP="00A50B42">
            <w:pPr>
              <w:jc w:val="center"/>
              <w:textAlignment w:val="baseline"/>
              <w:rPr>
                <w:del w:id="514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  <w:ins w:id="515" w:author="Author">
              <w:del w:id="516" w:author="Author">
                <w:r w:rsidDel="00822C5B">
                  <w:rPr>
                    <w:rFonts w:ascii="Segoe UI Symbol" w:hAnsi="Segoe UI Symbol" w:cs="Segoe UI Symbol"/>
                  </w:rPr>
                  <w:delText>✓</w:delText>
                </w:r>
              </w:del>
            </w:ins>
          </w:p>
        </w:tc>
      </w:tr>
      <w:tr w:rsidR="00427720" w:rsidRPr="00A50B42" w:rsidDel="00822C5B" w14:paraId="49955E99" w14:textId="024A4884" w:rsidTr="0083285E">
        <w:trPr>
          <w:trHeight w:val="680"/>
          <w:del w:id="517" w:author="Author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31DE4A" w14:textId="1D9F0936" w:rsidR="00A93D8F" w:rsidRPr="00A93D8F" w:rsidDel="00822C5B" w:rsidRDefault="00884027" w:rsidP="00A50B42">
            <w:pPr>
              <w:jc w:val="center"/>
              <w:textAlignment w:val="baseline"/>
              <w:rPr>
                <w:del w:id="518" w:author="Author"/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ins w:id="519" w:author="Author">
              <w:del w:id="520" w:author="Author">
                <w:r w:rsidDel="00822C5B">
                  <w:rPr>
                    <w:rFonts w:asciiTheme="minorBidi" w:hAnsiTheme="minorBidi" w:cstheme="minorBidi"/>
                    <w:color w:val="000000"/>
                    <w:sz w:val="28"/>
                    <w:szCs w:val="28"/>
                    <w:lang w:eastAsia="zh-CN"/>
                  </w:rPr>
                  <w:delText>5</w:delText>
                </w:r>
              </w:del>
            </w:ins>
            <w:del w:id="521" w:author="Author">
              <w:r w:rsidR="00A93D8F" w:rsidRPr="00A93D8F" w:rsidDel="00822C5B">
                <w:rPr>
                  <w:rFonts w:asciiTheme="minorBidi" w:hAnsiTheme="minorBidi" w:cstheme="minorBidi"/>
                  <w:color w:val="000000"/>
                  <w:sz w:val="28"/>
                  <w:szCs w:val="28"/>
                  <w:lang w:eastAsia="zh-CN"/>
                </w:rPr>
                <w:delText>6</w:delText>
              </w:r>
            </w:del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9"/>
            </w:tblGrid>
            <w:tr w:rsidR="00A93D8F" w:rsidRPr="00A93D8F" w:rsidDel="00822C5B" w14:paraId="52819C26" w14:textId="7501A3C6" w:rsidTr="00A93D8F">
              <w:trPr>
                <w:tblCellSpacing w:w="15" w:type="dxa"/>
                <w:del w:id="522" w:author="Author"/>
              </w:trPr>
              <w:tc>
                <w:tcPr>
                  <w:tcW w:w="0" w:type="auto"/>
                  <w:vAlign w:val="center"/>
                  <w:hideMark/>
                </w:tcPr>
                <w:p w14:paraId="647408C7" w14:textId="1B0DA1B7" w:rsidR="00A93D8F" w:rsidRPr="00A93D8F" w:rsidDel="00822C5B" w:rsidRDefault="00A93D8F" w:rsidP="00A93D8F">
                  <w:pPr>
                    <w:rPr>
                      <w:del w:id="523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</w:pPr>
                  <w:del w:id="524" w:author="Author"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ไฟล์ภาพ </w:delText>
                    </w:r>
                  </w:del>
                  <w:ins w:id="525" w:author="Author">
                    <w:del w:id="526" w:author="Author">
                      <w:r w:rsidR="00167F6F" w:rsidDel="00822C5B">
                        <w:rPr>
                          <w:rFonts w:asciiTheme="minorBidi" w:hAnsiTheme="minorBidi" w:cstheme="minorBidi" w:hint="cs"/>
                          <w:color w:val="000000" w:themeColor="text1"/>
                          <w:sz w:val="28"/>
                          <w:szCs w:val="28"/>
                          <w:cs/>
                          <w:lang w:eastAsia="zh-CN"/>
                        </w:rPr>
                        <w:delText>เสียง</w:delText>
                      </w:r>
                      <w:r w:rsidR="00167F6F" w:rsidRPr="00A93D8F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cs/>
                          <w:lang w:eastAsia="zh-CN"/>
                        </w:rPr>
                        <w:delText xml:space="preserve"> </w:delText>
                      </w:r>
                    </w:del>
                  </w:ins>
                  <w:del w:id="527" w:author="Author"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TIFF </w:delText>
                    </w:r>
                  </w:del>
                  <w:ins w:id="528" w:author="Author">
                    <w:del w:id="529" w:author="Author">
                      <w:r w:rsidR="00167F6F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elText>Mp3</w:delText>
                      </w:r>
                      <w:r w:rsidR="00167F6F" w:rsidRPr="00A93D8F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elText xml:space="preserve"> </w:delText>
                      </w:r>
                    </w:del>
                  </w:ins>
                  <w:del w:id="530" w:author="Author"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>(.tiff</w:delText>
                    </w:r>
                  </w:del>
                  <w:ins w:id="531" w:author="Author">
                    <w:del w:id="532" w:author="Author">
                      <w:r w:rsidR="00167F6F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elText>mp3</w:delText>
                      </w:r>
                    </w:del>
                  </w:ins>
                  <w:del w:id="533" w:author="Author"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) - </w:delText>
                    </w:r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ทดสอบการส่งและดาวน์โหลดไฟล์ </w:delText>
                    </w:r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TIFF </w:delText>
                    </w:r>
                  </w:del>
                  <w:ins w:id="534" w:author="Author">
                    <w:del w:id="535" w:author="Author">
                      <w:r w:rsidR="004F7A83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elText>WAV</w:delText>
                      </w:r>
                      <w:r w:rsidR="004F7A83" w:rsidRPr="00A93D8F" w:rsidDel="00822C5B">
                        <w:rPr>
                          <w:rFonts w:asciiTheme="minorBidi" w:hAnsiTheme="minorBidi" w:cstheme="minorBidi"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elText xml:space="preserve"> </w:delText>
                      </w:r>
                    </w:del>
                  </w:ins>
                  <w:del w:id="536" w:author="Author"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และตรวจสอบการรองรับของระบบใน </w:delText>
                    </w:r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Line </w:delText>
                    </w:r>
                    <w:r w:rsidRPr="00A93D8F" w:rsidDel="00822C5B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>สำหรับไฟล์ประเภทนี้</w:delText>
                    </w:r>
                  </w:del>
                </w:p>
              </w:tc>
            </w:tr>
          </w:tbl>
          <w:p w14:paraId="1529ABEE" w14:textId="5AF4C8E8" w:rsidR="00A93D8F" w:rsidRPr="00A93D8F" w:rsidDel="00822C5B" w:rsidRDefault="00A93D8F" w:rsidP="00A93D8F">
            <w:pPr>
              <w:rPr>
                <w:del w:id="537" w:author="Author"/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val="en-TH"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B58447" w14:textId="7BCC4E5C" w:rsidR="00A93D8F" w:rsidRPr="00A93D8F" w:rsidDel="00822C5B" w:rsidRDefault="00A93D8F" w:rsidP="00A50B42">
            <w:pPr>
              <w:jc w:val="center"/>
              <w:textAlignment w:val="baseline"/>
              <w:rPr>
                <w:del w:id="538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A08830" w14:textId="275EFE30" w:rsidR="00A93D8F" w:rsidRPr="00A93D8F" w:rsidDel="00822C5B" w:rsidRDefault="0061442D" w:rsidP="00A50B42">
            <w:pPr>
              <w:jc w:val="center"/>
              <w:textAlignment w:val="baseline"/>
              <w:rPr>
                <w:del w:id="539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  <w:ins w:id="540" w:author="Author">
              <w:del w:id="541" w:author="Author">
                <w:r w:rsidDel="00822C5B">
                  <w:rPr>
                    <w:rFonts w:ascii="Segoe UI Symbol" w:hAnsi="Segoe UI Symbol" w:cs="Segoe UI Symbol"/>
                  </w:rPr>
                  <w:delText>✓</w:delText>
                </w:r>
              </w:del>
            </w:ins>
          </w:p>
        </w:tc>
      </w:tr>
      <w:tr w:rsidR="00427720" w:rsidRPr="00A50B42" w:rsidDel="005B528E" w14:paraId="721A4C80" w14:textId="3226A828" w:rsidTr="0083285E">
        <w:trPr>
          <w:trHeight w:val="680"/>
          <w:del w:id="542" w:author="Author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D147FD" w14:textId="2BA025D2" w:rsidR="00A93D8F" w:rsidRPr="00A93D8F" w:rsidDel="005B528E" w:rsidRDefault="00A93D8F" w:rsidP="00A50B42">
            <w:pPr>
              <w:jc w:val="center"/>
              <w:textAlignment w:val="baseline"/>
              <w:rPr>
                <w:del w:id="543" w:author="Author"/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del w:id="544" w:author="Author">
              <w:r w:rsidRPr="00A93D8F" w:rsidDel="005B528E">
                <w:rPr>
                  <w:rFonts w:asciiTheme="minorBidi" w:hAnsiTheme="minorBidi" w:cstheme="minorBidi"/>
                  <w:color w:val="000000"/>
                  <w:sz w:val="28"/>
                  <w:szCs w:val="28"/>
                  <w:lang w:eastAsia="zh-CN"/>
                </w:rPr>
                <w:delText>7</w:delText>
              </w:r>
            </w:del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9"/>
            </w:tblGrid>
            <w:tr w:rsidR="00A93D8F" w:rsidRPr="00A93D8F" w:rsidDel="005B528E" w14:paraId="32972109" w14:textId="1172644F" w:rsidTr="00A93D8F">
              <w:trPr>
                <w:tblCellSpacing w:w="15" w:type="dxa"/>
                <w:del w:id="545" w:author="Author"/>
              </w:trPr>
              <w:tc>
                <w:tcPr>
                  <w:tcW w:w="0" w:type="auto"/>
                  <w:vAlign w:val="center"/>
                  <w:hideMark/>
                </w:tcPr>
                <w:p w14:paraId="71E9D4D7" w14:textId="693E2DDD" w:rsidR="00A93D8F" w:rsidRPr="00A93D8F" w:rsidDel="005B528E" w:rsidRDefault="00A93D8F" w:rsidP="00A93D8F">
                  <w:pPr>
                    <w:rPr>
                      <w:del w:id="546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</w:pPr>
                  <w:del w:id="547" w:author="Author">
                    <w:r w:rsidRPr="00A93D8F" w:rsidDel="005B528E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ไฟล์ภาพ </w:delText>
                    </w:r>
                    <w:r w:rsidRPr="00A93D8F" w:rsidDel="005B528E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WebP (.webp) - </w:delText>
                    </w:r>
                    <w:r w:rsidRPr="00A93D8F" w:rsidDel="005B528E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ทดสอบการส่งและดาวน์โหลดไฟล์ภาพ </w:delText>
                    </w:r>
                    <w:r w:rsidRPr="00A93D8F" w:rsidDel="005B528E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WebP </w:delText>
                    </w:r>
                    <w:r w:rsidRPr="00A93D8F" w:rsidDel="005B528E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>พร้อมตรวจสอบคุณภาพของไฟล์และการรองรับการเปิดดู</w:delText>
                    </w:r>
                  </w:del>
                </w:p>
              </w:tc>
            </w:tr>
          </w:tbl>
          <w:p w14:paraId="5EC36217" w14:textId="6C7EE930" w:rsidR="00A93D8F" w:rsidRPr="00A93D8F" w:rsidDel="005B528E" w:rsidRDefault="00A93D8F" w:rsidP="00A93D8F">
            <w:pPr>
              <w:rPr>
                <w:del w:id="548" w:author="Author"/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val="en-TH"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96FA81" w14:textId="5BC4C302" w:rsidR="00A93D8F" w:rsidRPr="00A93D8F" w:rsidDel="005B528E" w:rsidRDefault="00A93D8F" w:rsidP="00A50B42">
            <w:pPr>
              <w:jc w:val="center"/>
              <w:textAlignment w:val="baseline"/>
              <w:rPr>
                <w:del w:id="549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14DACA" w14:textId="267A0536" w:rsidR="00A93D8F" w:rsidRPr="00A93D8F" w:rsidDel="005B528E" w:rsidRDefault="00A93D8F" w:rsidP="00A50B42">
            <w:pPr>
              <w:jc w:val="center"/>
              <w:textAlignment w:val="baseline"/>
              <w:rPr>
                <w:del w:id="550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</w:tr>
      <w:tr w:rsidR="0083285E" w:rsidRPr="00A50B42" w14:paraId="477CE186" w14:textId="77777777" w:rsidTr="0083285E">
        <w:trPr>
          <w:trHeight w:val="680"/>
          <w:ins w:id="551" w:author="Author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55F6C4" w14:textId="64AEFFB5" w:rsidR="0083285E" w:rsidRPr="00A93D8F" w:rsidRDefault="00822C5B" w:rsidP="0083285E">
            <w:pPr>
              <w:jc w:val="center"/>
              <w:textAlignment w:val="baseline"/>
              <w:rPr>
                <w:ins w:id="552" w:author="Author"/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ins w:id="553" w:author="Author">
              <w:r>
                <w:rPr>
                  <w:rFonts w:asciiTheme="minorBidi" w:hAnsiTheme="minorBidi" w:cstheme="minorBidi"/>
                  <w:color w:val="000000"/>
                  <w:sz w:val="28"/>
                  <w:szCs w:val="28"/>
                  <w:lang w:eastAsia="zh-CN"/>
                </w:rPr>
                <w:t>4</w:t>
              </w:r>
              <w:del w:id="554" w:author="Author">
                <w:r w:rsidR="00884027" w:rsidDel="00822C5B">
                  <w:rPr>
                    <w:rFonts w:asciiTheme="minorBidi" w:hAnsiTheme="minorBidi" w:cstheme="minorBidi"/>
                    <w:color w:val="000000"/>
                    <w:sz w:val="28"/>
                    <w:szCs w:val="28"/>
                    <w:lang w:eastAsia="zh-CN"/>
                  </w:rPr>
                  <w:delText>6</w:delText>
                </w:r>
                <w:r w:rsidR="005B528E" w:rsidDel="00884027">
                  <w:rPr>
                    <w:rFonts w:asciiTheme="minorBidi" w:hAnsiTheme="minorBidi" w:cstheme="minorBidi"/>
                    <w:color w:val="000000"/>
                    <w:sz w:val="28"/>
                    <w:szCs w:val="28"/>
                    <w:lang w:eastAsia="zh-CN"/>
                  </w:rPr>
                  <w:delText>7</w:delText>
                </w:r>
                <w:r w:rsidR="0083285E" w:rsidRPr="00A93D8F" w:rsidDel="005B528E">
                  <w:rPr>
                    <w:rFonts w:asciiTheme="minorBidi" w:hAnsiTheme="minorBidi" w:cstheme="minorBidi"/>
                    <w:color w:val="000000"/>
                    <w:sz w:val="28"/>
                    <w:szCs w:val="28"/>
                    <w:lang w:eastAsia="zh-CN"/>
                  </w:rPr>
                  <w:delText>8</w:delText>
                </w:r>
              </w:del>
            </w:ins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9"/>
            </w:tblGrid>
            <w:tr w:rsidR="004E6A9A" w:rsidRPr="004E6A9A" w14:paraId="168A3D88" w14:textId="77777777" w:rsidTr="00E400DF">
              <w:trPr>
                <w:trHeight w:val="53"/>
                <w:tblCellSpacing w:w="15" w:type="dxa"/>
                <w:ins w:id="555" w:author="Author"/>
              </w:trPr>
              <w:tc>
                <w:tcPr>
                  <w:tcW w:w="0" w:type="auto"/>
                  <w:vAlign w:val="center"/>
                  <w:hideMark/>
                </w:tcPr>
                <w:p w14:paraId="5221A688" w14:textId="77777777" w:rsidR="0083285E" w:rsidRPr="004E6A9A" w:rsidRDefault="0083285E" w:rsidP="0083285E">
                  <w:pPr>
                    <w:rPr>
                      <w:ins w:id="556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</w:pPr>
                  <w:ins w:id="557" w:author="Author">
                    <w:r w:rsidRPr="004E6A9A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t xml:space="preserve">ไฟล์วิดีโอ </w:t>
                    </w:r>
                    <w:r w:rsidRPr="004E6A9A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t xml:space="preserve">MPEG-4 (.mp4) - </w:t>
                    </w:r>
                    <w:r w:rsidRPr="004E6A9A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t xml:space="preserve">ทดสอบการส่งและดาวน์โหลดไฟล์วิดีโอ </w:t>
                    </w:r>
                    <w:r w:rsidRPr="004E6A9A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t xml:space="preserve">MPEG-4 </w:t>
                    </w:r>
                    <w:r w:rsidRPr="004E6A9A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t xml:space="preserve">และตรวจสอบการเล่นไฟล์วิดีโอได้อย่างราบรื่นใน </w:t>
                    </w:r>
                    <w:r w:rsidRPr="004E6A9A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t>Line</w:t>
                    </w:r>
                  </w:ins>
                </w:p>
                <w:p w14:paraId="6FFEA198" w14:textId="77777777" w:rsidR="0083285E" w:rsidRPr="004E6A9A" w:rsidRDefault="0083285E" w:rsidP="0083285E">
                  <w:pPr>
                    <w:rPr>
                      <w:ins w:id="558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</w:pPr>
                  <w:ins w:id="559" w:author="Author">
                    <w:r w:rsidRPr="004E6A9A">
                      <w:rPr>
                        <w:rFonts w:asciiTheme="minorBidi" w:hAnsiTheme="minorBidi" w:cstheme="minorBidi"/>
                        <w:noProof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rawing>
                        <wp:inline distT="0" distB="0" distL="0" distR="0" wp14:anchorId="506740E1" wp14:editId="2430D39A">
                          <wp:extent cx="5040000" cy="2545500"/>
                          <wp:effectExtent l="0" t="0" r="1905" b="0"/>
                          <wp:docPr id="316109857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42605864" name=""/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040000" cy="25455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ins>
                </w:p>
              </w:tc>
            </w:tr>
          </w:tbl>
          <w:p w14:paraId="03E88F2E" w14:textId="77777777" w:rsidR="0083285E" w:rsidRPr="004E6A9A" w:rsidRDefault="0083285E" w:rsidP="0083285E">
            <w:pPr>
              <w:rPr>
                <w:ins w:id="560" w:author="Author"/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C98040" w14:textId="01D7EB4C" w:rsidR="0083285E" w:rsidRPr="00A93D8F" w:rsidRDefault="0061442D" w:rsidP="0083285E">
            <w:pPr>
              <w:jc w:val="center"/>
              <w:textAlignment w:val="baseline"/>
              <w:rPr>
                <w:ins w:id="561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  <w:ins w:id="562" w:author="Author">
              <w:r>
                <w:rPr>
                  <w:rFonts w:ascii="Segoe UI Symbol" w:hAnsi="Segoe UI Symbol" w:cs="Segoe UI Symbol"/>
                </w:rPr>
                <w:t>✓</w:t>
              </w:r>
            </w:ins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49D4FE" w14:textId="77777777" w:rsidR="0083285E" w:rsidRPr="00A93D8F" w:rsidRDefault="0083285E" w:rsidP="0083285E">
            <w:pPr>
              <w:jc w:val="center"/>
              <w:textAlignment w:val="baseline"/>
              <w:rPr>
                <w:ins w:id="563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</w:tr>
      <w:tr w:rsidR="00602C03" w:rsidRPr="00A50B42" w14:paraId="13EB636B" w14:textId="77777777" w:rsidTr="0083285E">
        <w:trPr>
          <w:trHeight w:val="680"/>
          <w:ins w:id="564" w:author="Author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02634E9" w14:textId="72365B94" w:rsidR="00602C03" w:rsidRDefault="00602C03" w:rsidP="0083285E">
            <w:pPr>
              <w:jc w:val="center"/>
              <w:textAlignment w:val="baseline"/>
              <w:rPr>
                <w:ins w:id="565" w:author="Author"/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ins w:id="566" w:author="Author">
              <w:r>
                <w:rPr>
                  <w:rFonts w:asciiTheme="minorBidi" w:hAnsiTheme="minorBidi" w:cstheme="minorBidi"/>
                  <w:color w:val="000000"/>
                  <w:sz w:val="28"/>
                  <w:szCs w:val="28"/>
                  <w:lang w:eastAsia="zh-CN"/>
                </w:rPr>
                <w:t>5</w:t>
              </w:r>
            </w:ins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A1AFB8" w14:textId="77777777" w:rsidR="00751DC7" w:rsidRDefault="00602C03" w:rsidP="006B45D4">
            <w:pPr>
              <w:rPr>
                <w:ins w:id="567" w:author="Author"/>
                <w:rFonts w:asciiTheme="minorBidi" w:hAnsiTheme="minorBidi" w:cstheme="minorBidi"/>
                <w:color w:val="000000" w:themeColor="text1"/>
                <w:sz w:val="28"/>
                <w:szCs w:val="28"/>
                <w:lang w:eastAsia="zh-CN"/>
              </w:rPr>
            </w:pPr>
            <w:ins w:id="568" w:author="Author">
              <w:r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 xml:space="preserve"> ไ</w:t>
              </w:r>
              <w:proofErr w:type="spellStart"/>
              <w:r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>ฟล์</w:t>
              </w:r>
              <w:proofErr w:type="spellEnd"/>
              <w:r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>เอกสาร (</w:t>
              </w:r>
              <w:r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>.</w:t>
              </w:r>
              <w:proofErr w:type="gramStart"/>
              <w:r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 xml:space="preserve">docx </w:t>
              </w:r>
              <w:r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>,</w:t>
              </w:r>
              <w:proofErr w:type="gramEnd"/>
              <w:r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 xml:space="preserve">.doc </w:t>
              </w:r>
              <w:r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>,</w:t>
              </w:r>
              <w:r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>.xlsx</w:t>
              </w:r>
              <w:r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 xml:space="preserve"> ,.</w:t>
              </w:r>
              <w:proofErr w:type="spellStart"/>
              <w:r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>xls</w:t>
              </w:r>
              <w:proofErr w:type="spellEnd"/>
              <w:r w:rsidR="00751DC7"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 xml:space="preserve"> ,</w:t>
              </w:r>
              <w:r w:rsidR="00751DC7"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>.</w:t>
              </w:r>
              <w:del w:id="569" w:author="Author">
                <w:r w:rsidDel="00751DC7">
                  <w:rPr>
                    <w:rFonts w:asciiTheme="minorBidi" w:hAnsiTheme="minorBidi" w:cstheme="minorBidi"/>
                    <w:color w:val="000000" w:themeColor="text1"/>
                    <w:sz w:val="28"/>
                    <w:szCs w:val="28"/>
                    <w:lang w:eastAsia="zh-CN"/>
                  </w:rPr>
                  <w:delText xml:space="preserve">. </w:delText>
                </w:r>
              </w:del>
              <w:r w:rsidR="00751DC7"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 xml:space="preserve">ppt </w:t>
              </w:r>
              <w:r w:rsidR="00751DC7"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>,</w:t>
              </w:r>
              <w:r w:rsidR="00751DC7"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 xml:space="preserve">.pptx </w:t>
              </w:r>
              <w:r w:rsidR="00751DC7"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 xml:space="preserve"> </w:t>
              </w:r>
              <w:r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>)</w:t>
              </w:r>
              <w:r w:rsidR="00751DC7"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 xml:space="preserve"> </w:t>
              </w:r>
              <w:r w:rsidR="00751DC7"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>ทดสอบการส่งไฟล์และดาวโหลดไฟล์ผ่าน</w:t>
              </w:r>
              <w:r w:rsidR="00751DC7">
                <w:rPr>
                  <w:rFonts w:asciiTheme="minorBidi" w:hAnsiTheme="minorBidi" w:cstheme="minorBidi"/>
                  <w:color w:val="000000" w:themeColor="text1"/>
                  <w:sz w:val="28"/>
                  <w:szCs w:val="28"/>
                  <w:lang w:eastAsia="zh-CN"/>
                </w:rPr>
                <w:t xml:space="preserve"> Line </w:t>
              </w:r>
              <w:r w:rsidR="00751DC7">
                <w:rPr>
                  <w:rFonts w:asciiTheme="minorBidi" w:hAnsiTheme="minorBidi" w:cstheme="minorBidi" w:hint="cs"/>
                  <w:color w:val="000000" w:themeColor="text1"/>
                  <w:sz w:val="28"/>
                  <w:szCs w:val="28"/>
                  <w:cs/>
                  <w:lang w:eastAsia="zh-CN"/>
                </w:rPr>
                <w:t>ได้รับไฟล์     สมบูรณ์</w:t>
              </w:r>
            </w:ins>
          </w:p>
          <w:p w14:paraId="04C8BB85" w14:textId="39644B3A" w:rsidR="00751DC7" w:rsidRPr="004E6A9A" w:rsidRDefault="00751DC7" w:rsidP="00751DC7">
            <w:pPr>
              <w:rPr>
                <w:ins w:id="570" w:author="Author"/>
                <w:rFonts w:asciiTheme="minorBidi" w:hAnsiTheme="minorBidi" w:cstheme="minorBidi" w:hint="cs"/>
                <w:color w:val="000000" w:themeColor="text1"/>
                <w:sz w:val="28"/>
                <w:szCs w:val="28"/>
                <w:cs/>
                <w:lang w:eastAsia="zh-CN"/>
              </w:rPr>
            </w:pPr>
            <w:ins w:id="571" w:author="Author">
              <w:r w:rsidRPr="00751DC7">
                <w:rPr>
                  <w:rFonts w:asciiTheme="minorBidi" w:hAnsiTheme="minorBidi" w:cs="Cordia New"/>
                  <w:color w:val="000000" w:themeColor="text1"/>
                  <w:sz w:val="28"/>
                  <w:szCs w:val="28"/>
                  <w:cs/>
                  <w:lang w:eastAsia="zh-CN"/>
                </w:rPr>
                <w:lastRenderedPageBreak/>
                <w:drawing>
                  <wp:inline distT="0" distB="0" distL="0" distR="0" wp14:anchorId="57A6AFAF" wp14:editId="76290C76">
                    <wp:extent cx="5040000" cy="2523000"/>
                    <wp:effectExtent l="0" t="0" r="1905" b="4445"/>
                    <wp:docPr id="304626124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04626124" name=""/>
                            <pic:cNvPicPr/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040000" cy="2523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CE8DF2" w14:textId="45CC559F" w:rsidR="00602C03" w:rsidRDefault="00751DC7" w:rsidP="0083285E">
            <w:pPr>
              <w:jc w:val="center"/>
              <w:textAlignment w:val="baseline"/>
              <w:rPr>
                <w:ins w:id="572" w:author="Author"/>
                <w:rFonts w:ascii="Segoe UI Symbol" w:hAnsi="Segoe UI Symbol" w:cs="Segoe UI Symbol"/>
              </w:rPr>
            </w:pPr>
            <w:ins w:id="573" w:author="Author">
              <w:r>
                <w:rPr>
                  <w:rFonts w:ascii="Segoe UI Symbol" w:hAnsi="Segoe UI Symbol" w:cs="Segoe UI Symbol"/>
                </w:rPr>
                <w:lastRenderedPageBreak/>
                <w:t>✓</w:t>
              </w:r>
            </w:ins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285255" w14:textId="77777777" w:rsidR="00602C03" w:rsidRPr="00A93D8F" w:rsidRDefault="00602C03" w:rsidP="0083285E">
            <w:pPr>
              <w:jc w:val="center"/>
              <w:textAlignment w:val="baseline"/>
              <w:rPr>
                <w:ins w:id="574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</w:tr>
      <w:tr w:rsidR="0083285E" w:rsidRPr="00A50B42" w:rsidDel="0061442D" w14:paraId="607BEAC7" w14:textId="6A542553" w:rsidTr="0083285E">
        <w:trPr>
          <w:trHeight w:val="604"/>
          <w:del w:id="575" w:author="Author"/>
        </w:trPr>
        <w:tc>
          <w:tcPr>
            <w:tcW w:w="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8825B6" w14:textId="198A55B1" w:rsidR="0083285E" w:rsidRPr="00A93D8F" w:rsidDel="0061442D" w:rsidRDefault="0083285E" w:rsidP="0083285E">
            <w:pPr>
              <w:jc w:val="center"/>
              <w:textAlignment w:val="baseline"/>
              <w:rPr>
                <w:del w:id="576" w:author="Author"/>
                <w:rFonts w:asciiTheme="minorBidi" w:hAnsiTheme="minorBidi" w:cstheme="minorBidi"/>
                <w:color w:val="000000"/>
                <w:sz w:val="28"/>
                <w:szCs w:val="28"/>
                <w:lang w:eastAsia="zh-CN"/>
              </w:rPr>
            </w:pPr>
            <w:del w:id="577" w:author="Author">
              <w:r w:rsidRPr="00A93D8F" w:rsidDel="0061442D">
                <w:rPr>
                  <w:rFonts w:asciiTheme="minorBidi" w:hAnsiTheme="minorBidi" w:cstheme="minorBidi"/>
                  <w:color w:val="000000"/>
                  <w:sz w:val="28"/>
                  <w:szCs w:val="28"/>
                  <w:lang w:eastAsia="zh-CN"/>
                </w:rPr>
                <w:delText>8</w:delText>
              </w:r>
            </w:del>
          </w:p>
        </w:tc>
        <w:tc>
          <w:tcPr>
            <w:tcW w:w="4114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9"/>
            </w:tblGrid>
            <w:tr w:rsidR="0083285E" w:rsidRPr="00A93D8F" w:rsidDel="0061442D" w14:paraId="4674A2DD" w14:textId="31B3D0BE" w:rsidTr="00A93D8F">
              <w:trPr>
                <w:trHeight w:val="53"/>
                <w:tblCellSpacing w:w="15" w:type="dxa"/>
                <w:del w:id="578" w:author="Author"/>
              </w:trPr>
              <w:tc>
                <w:tcPr>
                  <w:tcW w:w="0" w:type="auto"/>
                  <w:vAlign w:val="center"/>
                  <w:hideMark/>
                </w:tcPr>
                <w:p w14:paraId="59E561E5" w14:textId="168518CF" w:rsidR="0083285E" w:rsidDel="0061442D" w:rsidRDefault="0083285E" w:rsidP="0083285E">
                  <w:pPr>
                    <w:rPr>
                      <w:ins w:id="579" w:author="Author"/>
                      <w:del w:id="580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</w:pPr>
                  <w:del w:id="581" w:author="Author">
                    <w:r w:rsidRPr="00A93D8F" w:rsidDel="0061442D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ไฟล์วิดีโอ </w:delText>
                    </w:r>
                    <w:r w:rsidRPr="00A93D8F" w:rsidDel="0061442D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MPEG-4 (.mp4) - </w:delText>
                    </w:r>
                    <w:r w:rsidRPr="00A93D8F" w:rsidDel="0061442D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ทดสอบการส่งและดาวน์โหลดไฟล์วิดีโอ </w:delText>
                    </w:r>
                    <w:r w:rsidRPr="00A93D8F" w:rsidDel="0061442D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 xml:space="preserve">MPEG-4 </w:delText>
                    </w:r>
                    <w:r w:rsidRPr="00A93D8F" w:rsidDel="0061442D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cs/>
                        <w:lang w:eastAsia="zh-CN"/>
                      </w:rPr>
                      <w:delText xml:space="preserve">และตรวจสอบการเล่นไฟล์วิดีโอได้อย่างราบรื่นใน </w:delText>
                    </w:r>
                    <w:r w:rsidRPr="00A93D8F" w:rsidDel="0061442D">
                      <w:rPr>
                        <w:rFonts w:asciiTheme="minorBidi" w:hAnsiTheme="minorBidi" w:cstheme="minorBidi"/>
                        <w:color w:val="000000" w:themeColor="text1"/>
                        <w:sz w:val="28"/>
                        <w:szCs w:val="28"/>
                        <w:lang w:val="en-TH" w:eastAsia="zh-CN"/>
                      </w:rPr>
                      <w:delText>Line</w:delText>
                    </w:r>
                  </w:del>
                </w:p>
                <w:p w14:paraId="3635BBDB" w14:textId="51B89833" w:rsidR="0083285E" w:rsidRPr="00A93D8F" w:rsidDel="0061442D" w:rsidRDefault="0083285E" w:rsidP="0083285E">
                  <w:pPr>
                    <w:rPr>
                      <w:del w:id="582" w:author="Author"/>
                      <w:rFonts w:asciiTheme="minorBidi" w:hAnsiTheme="minorBidi" w:cstheme="minorBidi"/>
                      <w:color w:val="000000" w:themeColor="text1"/>
                      <w:sz w:val="28"/>
                      <w:szCs w:val="28"/>
                      <w:lang w:val="en-TH" w:eastAsia="zh-CN"/>
                    </w:rPr>
                  </w:pPr>
                  <w:ins w:id="583" w:author="Author">
                    <w:del w:id="584" w:author="Author">
                      <w:r w:rsidRPr="008369AB" w:rsidDel="0061442D">
                        <w:rPr>
                          <w:rFonts w:asciiTheme="minorBidi" w:hAnsiTheme="minorBidi" w:cstheme="minorBidi"/>
                          <w:noProof/>
                          <w:color w:val="000000" w:themeColor="text1"/>
                          <w:sz w:val="28"/>
                          <w:szCs w:val="28"/>
                          <w:lang w:val="en-TH" w:eastAsia="zh-CN"/>
                        </w:rPr>
                        <w:drawing>
                          <wp:inline distT="0" distB="0" distL="0" distR="0" wp14:anchorId="68D1D266" wp14:editId="10B38AE3">
                            <wp:extent cx="5040000" cy="2545500"/>
                            <wp:effectExtent l="0" t="0" r="1905" b="0"/>
                            <wp:docPr id="164260586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2605864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40000" cy="2545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del>
                  </w:ins>
                </w:p>
              </w:tc>
            </w:tr>
          </w:tbl>
          <w:p w14:paraId="7F1B6E69" w14:textId="5A5BD84C" w:rsidR="0083285E" w:rsidRPr="00A93D8F" w:rsidDel="0061442D" w:rsidRDefault="0083285E" w:rsidP="0083285E">
            <w:pPr>
              <w:rPr>
                <w:del w:id="585" w:author="Author"/>
                <w:rFonts w:asciiTheme="minorBidi" w:hAnsiTheme="minorBidi" w:cstheme="minorBidi"/>
                <w:color w:val="000000" w:themeColor="text1"/>
                <w:sz w:val="28"/>
                <w:szCs w:val="28"/>
                <w:cs/>
                <w:lang w:val="en-TH"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67B44B" w14:textId="1085BC32" w:rsidR="0083285E" w:rsidRPr="00A93D8F" w:rsidDel="0061442D" w:rsidRDefault="0083285E" w:rsidP="0083285E">
            <w:pPr>
              <w:jc w:val="center"/>
              <w:textAlignment w:val="baseline"/>
              <w:rPr>
                <w:del w:id="586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  <w:tc>
          <w:tcPr>
            <w:tcW w:w="2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7C8EB7" w14:textId="759182CF" w:rsidR="0083285E" w:rsidRPr="00A93D8F" w:rsidDel="0061442D" w:rsidRDefault="0083285E" w:rsidP="0083285E">
            <w:pPr>
              <w:jc w:val="center"/>
              <w:textAlignment w:val="baseline"/>
              <w:rPr>
                <w:del w:id="587" w:author="Author"/>
                <w:rFonts w:asciiTheme="minorBidi" w:hAnsiTheme="minorBidi" w:cstheme="minorBidi"/>
                <w:color w:val="000000"/>
                <w:sz w:val="28"/>
                <w:szCs w:val="28"/>
                <w:cs/>
                <w:lang w:eastAsia="zh-CN"/>
              </w:rPr>
            </w:pPr>
          </w:p>
        </w:tc>
      </w:tr>
    </w:tbl>
    <w:p w14:paraId="6F547990" w14:textId="77777777" w:rsidR="001C6E77" w:rsidRDefault="001C6E77" w:rsidP="00D06E7D">
      <w:pPr>
        <w:rPr>
          <w:lang w:bidi="ar-SA"/>
        </w:rPr>
      </w:pPr>
    </w:p>
    <w:p w14:paraId="212103A8" w14:textId="18CE0C5E" w:rsidR="6BB0E270" w:rsidRDefault="6BB0E270"/>
    <w:p w14:paraId="79503D8B" w14:textId="77777777" w:rsidR="005C12C7" w:rsidRDefault="005C12C7" w:rsidP="00D06E7D">
      <w:pPr>
        <w:rPr>
          <w:ins w:id="588" w:author="Author"/>
          <w:lang w:bidi="ar-SA"/>
        </w:rPr>
      </w:pPr>
    </w:p>
    <w:p w14:paraId="1F024C5E" w14:textId="77777777" w:rsidR="00822C5B" w:rsidRDefault="00822C5B" w:rsidP="00D06E7D">
      <w:pPr>
        <w:rPr>
          <w:ins w:id="589" w:author="Author"/>
          <w:lang w:bidi="ar-SA"/>
        </w:rPr>
      </w:pPr>
    </w:p>
    <w:p w14:paraId="0EB32841" w14:textId="77777777" w:rsidR="00822C5B" w:rsidRDefault="00822C5B" w:rsidP="00D06E7D">
      <w:pPr>
        <w:rPr>
          <w:ins w:id="590" w:author="Author"/>
          <w:lang w:bidi="ar-SA"/>
        </w:rPr>
      </w:pPr>
    </w:p>
    <w:p w14:paraId="2256CE7A" w14:textId="77777777" w:rsidR="00822C5B" w:rsidRDefault="00822C5B" w:rsidP="00D06E7D">
      <w:pPr>
        <w:rPr>
          <w:ins w:id="591" w:author="Author"/>
          <w:lang w:bidi="ar-SA"/>
        </w:rPr>
      </w:pPr>
    </w:p>
    <w:p w14:paraId="51B1FAF8" w14:textId="77777777" w:rsidR="00822C5B" w:rsidRDefault="00822C5B" w:rsidP="00D06E7D">
      <w:pPr>
        <w:rPr>
          <w:ins w:id="592" w:author="Author"/>
          <w:lang w:bidi="ar-SA"/>
        </w:rPr>
      </w:pPr>
    </w:p>
    <w:p w14:paraId="1411E8FF" w14:textId="77777777" w:rsidR="00822C5B" w:rsidRDefault="00822C5B" w:rsidP="00D06E7D">
      <w:pPr>
        <w:rPr>
          <w:lang w:bidi="ar-SA"/>
        </w:rPr>
      </w:pPr>
    </w:p>
    <w:p w14:paraId="1DEF0DA7" w14:textId="77777777" w:rsidR="00D06E7D" w:rsidRDefault="00D06E7D" w:rsidP="00D06E7D">
      <w:pPr>
        <w:rPr>
          <w:lang w:bidi="ar-SA"/>
        </w:rPr>
      </w:pPr>
    </w:p>
    <w:p w14:paraId="3D120909" w14:textId="23E06E38" w:rsidR="0049442C" w:rsidRPr="00A50B42" w:rsidRDefault="0049442C" w:rsidP="447D7193">
      <w:pPr>
        <w:rPr>
          <w:rFonts w:asciiTheme="minorBidi" w:hAnsiTheme="minorBidi" w:cstheme="minorBidi"/>
          <w:sz w:val="32"/>
          <w:szCs w:val="32"/>
          <w:cs/>
        </w:rPr>
      </w:pPr>
      <w:r w:rsidRPr="447D7193">
        <w:rPr>
          <w:rFonts w:asciiTheme="minorBidi" w:hAnsiTheme="minorBidi" w:cstheme="minorBidi"/>
          <w:sz w:val="32"/>
          <w:szCs w:val="32"/>
          <w:cs/>
        </w:rPr>
        <w:t>ปัจจุบันทางบริษัท คลาวด์ซอฟต์ จำกัด ได้ทำการติดตั้งระบบ</w:t>
      </w:r>
      <w:r w:rsidRPr="447D7193">
        <w:rPr>
          <w:rFonts w:asciiTheme="minorBidi" w:hAnsiTheme="minorBidi" w:cstheme="minorBidi"/>
          <w:sz w:val="32"/>
          <w:szCs w:val="32"/>
        </w:rPr>
        <w:t xml:space="preserve"> </w:t>
      </w:r>
      <w:r w:rsidR="00A50B42">
        <w:rPr>
          <w:rFonts w:asciiTheme="minorBidi" w:hAnsiTheme="minorBidi" w:cstheme="minorBidi"/>
          <w:sz w:val="32"/>
          <w:szCs w:val="32"/>
        </w:rPr>
        <w:t>Cloud Centric CRM Omnichannel</w:t>
      </w:r>
      <w:r w:rsidRPr="447D7193">
        <w:rPr>
          <w:rFonts w:asciiTheme="minorBidi" w:hAnsiTheme="minorBidi" w:cstheme="minorBidi"/>
          <w:sz w:val="32"/>
          <w:szCs w:val="32"/>
        </w:rPr>
        <w:t xml:space="preserve"> </w:t>
      </w:r>
      <w:r w:rsidRPr="447D7193">
        <w:rPr>
          <w:rFonts w:asciiTheme="minorBidi" w:hAnsiTheme="minorBidi" w:cstheme="minorBidi"/>
          <w:sz w:val="32"/>
          <w:szCs w:val="32"/>
          <w:cs/>
        </w:rPr>
        <w:t>ทั้งหมดตามที่กล่าวมาให้กับทาง</w:t>
      </w:r>
      <w:r w:rsidR="00A50B42" w:rsidRPr="00A50B42">
        <w:rPr>
          <w:rFonts w:asciiTheme="minorBidi" w:hAnsiTheme="minorBidi" w:cs="Cordia New"/>
          <w:sz w:val="32"/>
          <w:szCs w:val="32"/>
          <w:cs/>
        </w:rPr>
        <w:t xml:space="preserve">บริษัท </w:t>
      </w:r>
      <w:proofErr w:type="spellStart"/>
      <w:r w:rsidR="00A50B42" w:rsidRPr="00A50B42">
        <w:rPr>
          <w:rFonts w:asciiTheme="minorBidi" w:hAnsiTheme="minorBidi" w:cs="Cordia New"/>
          <w:sz w:val="32"/>
          <w:szCs w:val="32"/>
          <w:cs/>
        </w:rPr>
        <w:t>อายิโนะโมะ</w:t>
      </w:r>
      <w:proofErr w:type="spellEnd"/>
      <w:r w:rsidR="00A50B42" w:rsidRPr="00A50B42">
        <w:rPr>
          <w:rFonts w:asciiTheme="minorBidi" w:hAnsiTheme="minorBidi" w:cs="Cordia New"/>
          <w:sz w:val="32"/>
          <w:szCs w:val="32"/>
          <w:cs/>
        </w:rPr>
        <w:t>โต๊ะ (ประเทศไทย) จำกัด (สำนักงานใหญ่)</w:t>
      </w:r>
      <w:r w:rsidR="00A50B42">
        <w:rPr>
          <w:rFonts w:asciiTheme="minorBidi" w:hAnsiTheme="minorBidi" w:cs="Cordia New" w:hint="cs"/>
          <w:sz w:val="32"/>
          <w:szCs w:val="32"/>
          <w:cs/>
        </w:rPr>
        <w:t xml:space="preserve"> </w:t>
      </w:r>
      <w:r w:rsidRPr="447D7193">
        <w:rPr>
          <w:rFonts w:asciiTheme="minorBidi" w:hAnsiTheme="minorBidi" w:cstheme="minorBidi"/>
          <w:sz w:val="32"/>
          <w:szCs w:val="32"/>
          <w:cs/>
        </w:rPr>
        <w:t xml:space="preserve">ให้เรียบร้อยแล้วในวันที่ </w:t>
      </w:r>
      <w:r w:rsidR="00A50B42" w:rsidRPr="00A50B42">
        <w:rPr>
          <w:rFonts w:asciiTheme="minorBidi" w:hAnsiTheme="minorBidi" w:cstheme="minorBidi"/>
          <w:sz w:val="32"/>
          <w:szCs w:val="32"/>
        </w:rPr>
        <w:t>8</w:t>
      </w:r>
      <w:r w:rsidRPr="00A50B42">
        <w:rPr>
          <w:rFonts w:asciiTheme="minorBidi" w:hAnsiTheme="minorBidi" w:cstheme="minorBidi"/>
          <w:sz w:val="32"/>
          <w:szCs w:val="32"/>
          <w:cs/>
        </w:rPr>
        <w:t xml:space="preserve"> </w:t>
      </w:r>
      <w:r w:rsidR="00A50B42" w:rsidRPr="00A50B42">
        <w:rPr>
          <w:rFonts w:asciiTheme="minorBidi" w:hAnsiTheme="minorBidi" w:cstheme="minorBidi" w:hint="cs"/>
          <w:sz w:val="32"/>
          <w:szCs w:val="32"/>
          <w:cs/>
        </w:rPr>
        <w:t xml:space="preserve">มกราคม </w:t>
      </w:r>
      <w:r w:rsidRPr="00A50B42">
        <w:rPr>
          <w:rFonts w:asciiTheme="minorBidi" w:hAnsiTheme="minorBidi" w:cstheme="minorBidi"/>
          <w:sz w:val="32"/>
          <w:szCs w:val="32"/>
          <w:cs/>
        </w:rPr>
        <w:t>พ.ศ.</w:t>
      </w:r>
      <w:r w:rsidRPr="00A50B42">
        <w:rPr>
          <w:rFonts w:asciiTheme="minorBidi" w:hAnsiTheme="minorBidi" w:cstheme="minorBidi"/>
          <w:sz w:val="32"/>
          <w:szCs w:val="32"/>
        </w:rPr>
        <w:t xml:space="preserve"> 256</w:t>
      </w:r>
      <w:r w:rsidR="00A50B42" w:rsidRPr="00A50B42">
        <w:rPr>
          <w:rFonts w:asciiTheme="minorBidi" w:hAnsiTheme="minorBidi" w:cstheme="minorBidi"/>
          <w:sz w:val="32"/>
          <w:szCs w:val="32"/>
        </w:rPr>
        <w:t>8</w:t>
      </w:r>
    </w:p>
    <w:p w14:paraId="77F17EB3" w14:textId="77777777" w:rsidR="0049442C" w:rsidRPr="001C6E77" w:rsidRDefault="0049442C" w:rsidP="0049442C">
      <w:pPr>
        <w:ind w:firstLine="720"/>
        <w:rPr>
          <w:rFonts w:asciiTheme="minorBidi" w:hAnsiTheme="minorBidi" w:cstheme="minorBidi"/>
          <w:sz w:val="32"/>
          <w:szCs w:val="32"/>
        </w:rPr>
      </w:pPr>
    </w:p>
    <w:p w14:paraId="07DDBB95" w14:textId="6FACEF23" w:rsidR="00707BF0" w:rsidRDefault="0049442C" w:rsidP="003B3AA0">
      <w:pPr>
        <w:ind w:firstLine="720"/>
        <w:rPr>
          <w:rFonts w:ascii="Cordia New" w:hAnsi="Cordia New" w:cs="Cordia New"/>
          <w:b/>
          <w:bCs/>
          <w:noProof/>
          <w:color w:val="000000"/>
          <w:sz w:val="40"/>
          <w:szCs w:val="40"/>
          <w:lang w:bidi="ar-SA"/>
        </w:rPr>
      </w:pPr>
      <w:r w:rsidRPr="001C6E77">
        <w:rPr>
          <w:rFonts w:asciiTheme="minorBidi" w:hAnsiTheme="minorBidi" w:cstheme="minorBidi"/>
          <w:sz w:val="32"/>
          <w:szCs w:val="32"/>
          <w:cs/>
        </w:rPr>
        <w:t>เอกสารฉบับนี้จัดทำขึ้นจำนวนสองฉบับ แต่ละฉบับจะมีข้อความเหมือนกันทั้งสองฉบับ ทั้งสองฝ่ายในที่นี้จะเรียกอีกฝ่ายว่าเป็นผู้ให้บริการและอีกฝ่ายเป็นผู้รับบริการโดยทั้งสองฝ่ายได้มีการทดสอบระบบทั้งหมดครบถ้วนทุกข้อเรียบร้อยแล้วและได้อ่านเอกสารทำความเข้าใจทั้งหมดซึ่งมีความเห็นตรงกันเรียบร้อยแล้วโดยลงนามไว้ ณ ที่นี้ ทั้งสองฝ่า</w:t>
      </w:r>
      <w:r w:rsidR="00707BF0" w:rsidRPr="001C6E77">
        <w:rPr>
          <w:rFonts w:asciiTheme="minorBidi" w:hAnsiTheme="minorBidi" w:cstheme="minorBidi"/>
          <w:sz w:val="32"/>
          <w:szCs w:val="32"/>
          <w:cs/>
        </w:rPr>
        <w:t>ย</w:t>
      </w:r>
      <w:r w:rsidR="003728C9">
        <w:rPr>
          <w:rFonts w:ascii="Cordia New" w:hAnsi="Cordia New" w:cs="Cordia New"/>
          <w:bCs/>
          <w:szCs w:val="40"/>
        </w:rPr>
        <w:br w:type="page"/>
      </w:r>
    </w:p>
    <w:p w14:paraId="4D331281" w14:textId="177CA21E" w:rsidR="00B73B2B" w:rsidRPr="001C6E77" w:rsidRDefault="00B73B2B" w:rsidP="6080A455">
      <w:pPr>
        <w:pStyle w:val="Heading1"/>
        <w:shd w:val="clear" w:color="auto" w:fill="FFFFFF" w:themeFill="background1"/>
        <w:rPr>
          <w:rFonts w:asciiTheme="minorBidi" w:hAnsiTheme="minorBidi" w:cstheme="minorBidi"/>
        </w:rPr>
      </w:pPr>
      <w:bookmarkStart w:id="593" w:name="_Toc1921633408"/>
      <w:bookmarkStart w:id="594" w:name="_Toc1010662388"/>
      <w:bookmarkStart w:id="595" w:name="_Toc742134192"/>
      <w:bookmarkStart w:id="596" w:name="_Toc71764007"/>
      <w:bookmarkStart w:id="597" w:name="_Toc2136808178"/>
      <w:bookmarkStart w:id="598" w:name="_Toc2036797494"/>
      <w:bookmarkStart w:id="599" w:name="_Toc185421574"/>
      <w:r w:rsidRPr="6080A455">
        <w:rPr>
          <w:rFonts w:asciiTheme="minorBidi" w:hAnsiTheme="minorBidi" w:cstheme="minorBidi"/>
        </w:rPr>
        <w:lastRenderedPageBreak/>
        <w:t>AFTER IMPLEMENT S</w:t>
      </w:r>
      <w:bookmarkEnd w:id="35"/>
      <w:bookmarkEnd w:id="36"/>
      <w:bookmarkEnd w:id="37"/>
      <w:bookmarkEnd w:id="38"/>
      <w:r w:rsidRPr="6080A455">
        <w:rPr>
          <w:rFonts w:asciiTheme="minorBidi" w:hAnsiTheme="minorBidi" w:cstheme="minorBidi"/>
        </w:rPr>
        <w:t>UPPORT</w:t>
      </w:r>
      <w:bookmarkEnd w:id="593"/>
      <w:bookmarkEnd w:id="594"/>
      <w:bookmarkEnd w:id="595"/>
      <w:bookmarkEnd w:id="596"/>
      <w:bookmarkEnd w:id="597"/>
      <w:bookmarkEnd w:id="598"/>
      <w:bookmarkEnd w:id="599"/>
    </w:p>
    <w:p w14:paraId="3B59B9AD" w14:textId="50C8AF29" w:rsidR="00B73B2B" w:rsidRPr="00A93D8F" w:rsidRDefault="00B73B2B" w:rsidP="6080A455">
      <w:pPr>
        <w:pStyle w:val="Heading2"/>
        <w:rPr>
          <w:rFonts w:asciiTheme="minorBidi" w:hAnsiTheme="minorBidi" w:cstheme="minorBidi"/>
          <w:b w:val="0"/>
          <w:sz w:val="32"/>
          <w:szCs w:val="32"/>
          <w:u w:val="single"/>
        </w:rPr>
      </w:pPr>
      <w:bookmarkStart w:id="600" w:name="_Toc6267076"/>
      <w:bookmarkStart w:id="601" w:name="_Toc848100918"/>
      <w:bookmarkStart w:id="602" w:name="_Toc1606494867"/>
      <w:bookmarkStart w:id="603" w:name="_Toc962761147"/>
      <w:bookmarkStart w:id="604" w:name="_Toc188656275"/>
      <w:bookmarkStart w:id="605" w:name="_Toc1624888683"/>
      <w:bookmarkStart w:id="606" w:name="_Toc185421575"/>
      <w:r w:rsidRPr="00A93D8F">
        <w:rPr>
          <w:rFonts w:asciiTheme="minorBidi" w:hAnsiTheme="minorBidi" w:cstheme="minorBidi"/>
          <w:sz w:val="32"/>
          <w:szCs w:val="32"/>
          <w:u w:val="single"/>
          <w:cs/>
          <w:lang w:bidi="th-TH"/>
        </w:rPr>
        <w:t>เงื่อนไขการให้บริการ</w:t>
      </w:r>
      <w:bookmarkEnd w:id="600"/>
      <w:bookmarkEnd w:id="601"/>
      <w:bookmarkEnd w:id="602"/>
      <w:bookmarkEnd w:id="603"/>
      <w:bookmarkEnd w:id="604"/>
      <w:bookmarkEnd w:id="605"/>
      <w:bookmarkEnd w:id="606"/>
    </w:p>
    <w:p w14:paraId="6FF3B45A" w14:textId="03A5EC34" w:rsidR="009D1D35" w:rsidRPr="001C6E77" w:rsidRDefault="00B73B2B" w:rsidP="6BB0E270">
      <w:pPr>
        <w:spacing w:before="100" w:beforeAutospacing="1" w:after="100" w:afterAutospacing="1"/>
        <w:ind w:firstLine="720"/>
        <w:rPr>
          <w:rFonts w:asciiTheme="minorBidi" w:hAnsiTheme="minorBidi" w:cstheme="minorBidi"/>
          <w:color w:val="000000"/>
          <w:sz w:val="32"/>
          <w:szCs w:val="32"/>
        </w:rPr>
      </w:pPr>
      <w:r w:rsidRPr="6BB0E270">
        <w:rPr>
          <w:rFonts w:asciiTheme="minorBidi" w:hAnsiTheme="minorBidi" w:cstheme="minorBidi"/>
          <w:color w:val="000000"/>
          <w:sz w:val="32"/>
          <w:szCs w:val="32"/>
          <w:cs/>
        </w:rPr>
        <w:t>หากระบบ</w:t>
      </w:r>
      <w:r w:rsidR="0014326C" w:rsidRPr="6BB0E270">
        <w:rPr>
          <w:rFonts w:asciiTheme="minorBidi" w:hAnsiTheme="minorBidi" w:cstheme="minorBidi"/>
          <w:color w:val="000000"/>
          <w:sz w:val="32"/>
          <w:szCs w:val="32"/>
          <w:cs/>
        </w:rPr>
        <w:t xml:space="preserve"> </w:t>
      </w:r>
      <w:r w:rsidRPr="6BB0E270">
        <w:rPr>
          <w:rFonts w:asciiTheme="minorBidi" w:hAnsiTheme="minorBidi" w:cstheme="minorBidi"/>
          <w:color w:val="000000"/>
          <w:sz w:val="32"/>
          <w:szCs w:val="32"/>
        </w:rPr>
        <w:t>3CX</w:t>
      </w:r>
      <w:r w:rsidR="0014326C" w:rsidRPr="6BB0E270">
        <w:rPr>
          <w:rFonts w:asciiTheme="minorBidi" w:hAnsiTheme="minorBidi" w:cstheme="minorBidi"/>
          <w:color w:val="000000"/>
          <w:sz w:val="32"/>
          <w:szCs w:val="32"/>
          <w:cs/>
        </w:rPr>
        <w:t xml:space="preserve"> และระบบ </w:t>
      </w:r>
      <w:r w:rsidR="0014326C" w:rsidRPr="6BB0E270">
        <w:rPr>
          <w:rFonts w:asciiTheme="minorBidi" w:hAnsiTheme="minorBidi" w:cstheme="minorBidi"/>
          <w:color w:val="000000"/>
          <w:sz w:val="32"/>
          <w:szCs w:val="32"/>
        </w:rPr>
        <w:t>CRM</w:t>
      </w:r>
      <w:r w:rsidRPr="6BB0E270">
        <w:rPr>
          <w:rFonts w:asciiTheme="minorBidi" w:hAnsiTheme="minorBidi" w:cstheme="minorBidi"/>
          <w:color w:val="000000"/>
          <w:sz w:val="32"/>
          <w:szCs w:val="32"/>
        </w:rPr>
        <w:t xml:space="preserve"> </w:t>
      </w:r>
      <w:r w:rsidRPr="6BB0E270">
        <w:rPr>
          <w:rFonts w:asciiTheme="minorBidi" w:hAnsiTheme="minorBidi" w:cstheme="minorBidi"/>
          <w:color w:val="000000"/>
          <w:sz w:val="32"/>
          <w:szCs w:val="32"/>
          <w:cs/>
        </w:rPr>
        <w:t>มีความจำเป็น</w:t>
      </w:r>
      <w:r w:rsidR="0014326C" w:rsidRPr="6BB0E270">
        <w:rPr>
          <w:rFonts w:asciiTheme="minorBidi" w:hAnsiTheme="minorBidi" w:cstheme="minorBidi"/>
          <w:color w:val="000000"/>
          <w:sz w:val="32"/>
          <w:szCs w:val="32"/>
          <w:cs/>
        </w:rPr>
        <w:t>ที่จะ</w:t>
      </w:r>
      <w:r w:rsidRPr="6BB0E270">
        <w:rPr>
          <w:rFonts w:asciiTheme="minorBidi" w:hAnsiTheme="minorBidi" w:cstheme="minorBidi"/>
          <w:color w:val="000000"/>
          <w:sz w:val="32"/>
          <w:szCs w:val="32"/>
          <w:cs/>
        </w:rPr>
        <w:t>ต้องได้รับการซ่อมแซม</w:t>
      </w:r>
      <w:r w:rsidR="0014326C" w:rsidRPr="6BB0E270">
        <w:rPr>
          <w:rFonts w:asciiTheme="minorBidi" w:hAnsiTheme="minorBidi" w:cstheme="minorBidi"/>
          <w:color w:val="000000"/>
          <w:sz w:val="32"/>
          <w:szCs w:val="32"/>
          <w:cs/>
        </w:rPr>
        <w:t>หรือแจ้งปัญหาการใช้งาน</w:t>
      </w:r>
      <w:r w:rsidR="008409CC" w:rsidRPr="6BB0E270">
        <w:rPr>
          <w:rFonts w:asciiTheme="minorBidi" w:hAnsiTheme="minorBidi" w:cstheme="minorBidi"/>
          <w:sz w:val="32"/>
          <w:szCs w:val="32"/>
          <w:cs/>
        </w:rPr>
        <w:t xml:space="preserve"> </w:t>
      </w:r>
      <w:r w:rsidR="00A50B42" w:rsidRPr="00A50B42">
        <w:rPr>
          <w:rFonts w:asciiTheme="minorBidi" w:hAnsiTheme="minorBidi" w:cs="Cordia New"/>
          <w:sz w:val="32"/>
          <w:szCs w:val="32"/>
          <w:cs/>
        </w:rPr>
        <w:t xml:space="preserve">บริษัท </w:t>
      </w:r>
      <w:proofErr w:type="spellStart"/>
      <w:r w:rsidR="00A50B42" w:rsidRPr="00A50B42">
        <w:rPr>
          <w:rFonts w:asciiTheme="minorBidi" w:hAnsiTheme="minorBidi" w:cs="Cordia New"/>
          <w:sz w:val="32"/>
          <w:szCs w:val="32"/>
          <w:cs/>
        </w:rPr>
        <w:t>อายิโนะโมะ</w:t>
      </w:r>
      <w:proofErr w:type="spellEnd"/>
      <w:r w:rsidR="00A50B42" w:rsidRPr="00A50B42">
        <w:rPr>
          <w:rFonts w:asciiTheme="minorBidi" w:hAnsiTheme="minorBidi" w:cs="Cordia New"/>
          <w:sz w:val="32"/>
          <w:szCs w:val="32"/>
          <w:cs/>
        </w:rPr>
        <w:t>โต๊ะ (ประเทศไทย) จำกัด (สำนักงานใหญ่)</w:t>
      </w:r>
      <w:r w:rsidR="00A50B42">
        <w:rPr>
          <w:rFonts w:asciiTheme="minorBidi" w:hAnsiTheme="minorBidi" w:cs="Cordia New" w:hint="cs"/>
          <w:sz w:val="32"/>
          <w:szCs w:val="32"/>
          <w:cs/>
        </w:rPr>
        <w:t xml:space="preserve"> </w:t>
      </w:r>
      <w:r w:rsidRPr="6BB0E270">
        <w:rPr>
          <w:rFonts w:asciiTheme="minorBidi" w:hAnsiTheme="minorBidi" w:cstheme="minorBidi"/>
          <w:color w:val="000000"/>
          <w:sz w:val="32"/>
          <w:szCs w:val="32"/>
          <w:cs/>
        </w:rPr>
        <w:t>สามารถติดต่อ</w:t>
      </w:r>
      <w:r w:rsidR="0014326C" w:rsidRPr="6BB0E270">
        <w:rPr>
          <w:rFonts w:asciiTheme="minorBidi" w:hAnsiTheme="minorBidi" w:cstheme="minorBidi"/>
          <w:color w:val="000000"/>
          <w:sz w:val="32"/>
          <w:szCs w:val="32"/>
          <w:cs/>
        </w:rPr>
        <w:t>ทาง</w:t>
      </w:r>
      <w:r w:rsidRPr="6BB0E270">
        <w:rPr>
          <w:rFonts w:asciiTheme="minorBidi" w:hAnsiTheme="minorBidi" w:cstheme="minorBidi"/>
          <w:color w:val="000000"/>
          <w:sz w:val="32"/>
          <w:szCs w:val="32"/>
          <w:cs/>
        </w:rPr>
        <w:t xml:space="preserve">บริษัทฯ ซึ่งบริษัทฯ จะให้บริการให้คำแนะนำโดยทางโทรศัพท์ หรือ จดหมายอิเล็กทรอนิกส์ </w:t>
      </w:r>
    </w:p>
    <w:p w14:paraId="7C350161" w14:textId="76C49E24" w:rsidR="00B73B2B" w:rsidRPr="001C6E77" w:rsidRDefault="00B73B2B" w:rsidP="00B73B2B">
      <w:pPr>
        <w:spacing w:before="100" w:beforeAutospacing="1" w:after="100" w:afterAutospacing="1"/>
        <w:ind w:firstLine="720"/>
        <w:jc w:val="thaiDistribute"/>
        <w:rPr>
          <w:rFonts w:asciiTheme="minorBidi" w:hAnsiTheme="minorBidi" w:cstheme="minorBidi"/>
          <w:color w:val="FF0000"/>
          <w:sz w:val="32"/>
          <w:szCs w:val="32"/>
        </w:rPr>
      </w:pP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(</w:t>
      </w: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E-Mail)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และผู้รับจ้างจะทำการตรวจสอบและแก้ไขปัญหาเบื้องต้นผ่านการบำรุงรักษาจากระยะไกล (</w:t>
      </w: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Remote Maintenance)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หรือเข้ามาแก้ไขในสถานที่ของผู้ซื้อ (</w:t>
      </w: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On-Site)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ในวันและเวลาทำ</w:t>
      </w:r>
      <w:r w:rsidRPr="001C6E77">
        <w:rPr>
          <w:rFonts w:asciiTheme="minorBidi" w:hAnsiTheme="minorBidi" w:cstheme="minorBidi"/>
          <w:sz w:val="32"/>
          <w:szCs w:val="32"/>
          <w:cs/>
        </w:rPr>
        <w:t xml:space="preserve">การ </w:t>
      </w:r>
      <w:r w:rsidRPr="001C6E77">
        <w:rPr>
          <w:rFonts w:asciiTheme="minorBidi" w:hAnsiTheme="minorBidi" w:cstheme="minorBidi"/>
          <w:sz w:val="32"/>
          <w:szCs w:val="32"/>
        </w:rPr>
        <w:t xml:space="preserve">9.00-18.00 </w:t>
      </w:r>
      <w:r w:rsidRPr="001C6E77">
        <w:rPr>
          <w:rFonts w:asciiTheme="minorBidi" w:hAnsiTheme="minorBidi" w:cstheme="minorBidi"/>
          <w:sz w:val="32"/>
          <w:szCs w:val="32"/>
          <w:cs/>
        </w:rPr>
        <w:t>น</w:t>
      </w:r>
      <w:r w:rsidRPr="001C6E77">
        <w:rPr>
          <w:rFonts w:asciiTheme="minorBidi" w:hAnsiTheme="minorBidi" w:cstheme="minorBidi"/>
          <w:sz w:val="32"/>
          <w:szCs w:val="32"/>
        </w:rPr>
        <w:t xml:space="preserve">.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 xml:space="preserve">(ยกเว้นวันหยุดและวันหยุดนักขัตฤกษ์) ตามเงื่อนไขของ </w:t>
      </w: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SLA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ดังนี้</w:t>
      </w:r>
    </w:p>
    <w:p w14:paraId="1882D6C9" w14:textId="77777777" w:rsidR="00B73B2B" w:rsidRPr="001C6E77" w:rsidRDefault="00B73B2B" w:rsidP="00B73B2B">
      <w:pPr>
        <w:spacing w:before="100" w:beforeAutospacing="1" w:after="100" w:afterAutospacing="1"/>
        <w:rPr>
          <w:rFonts w:asciiTheme="minorBidi" w:hAnsiTheme="minorBidi" w:cstheme="minorBidi"/>
          <w:color w:val="000000"/>
          <w:sz w:val="32"/>
          <w:szCs w:val="32"/>
        </w:rPr>
      </w:pP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1.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หากระบบโทรศัพท์ ตกอยู่ในเงื่อนไขของการประสบปัญหาขั้นวิกฤติ (</w:t>
      </w: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Major Case)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 xml:space="preserve">ผู้รับจ้างจะติดต่อกลับและดำเนินการแก้ไขปัญหาขัดข้องให้เรียบร้อยภายใน </w:t>
      </w: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4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ชั่วโมง</w:t>
      </w:r>
    </w:p>
    <w:p w14:paraId="6E7689E6" w14:textId="77777777" w:rsidR="00B73B2B" w:rsidRPr="001C6E77" w:rsidRDefault="00B73B2B" w:rsidP="00B73B2B">
      <w:pPr>
        <w:spacing w:before="100" w:beforeAutospacing="1" w:after="100" w:afterAutospacing="1"/>
        <w:rPr>
          <w:rFonts w:asciiTheme="minorBidi" w:hAnsiTheme="minorBidi" w:cstheme="minorBidi"/>
          <w:color w:val="000000"/>
          <w:sz w:val="32"/>
          <w:szCs w:val="32"/>
        </w:rPr>
      </w:pP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2.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หากระบบโทรศัพท์ ตกอยู่ในเงื่อนไขของการประสบปัญหาทั่วไป (</w:t>
      </w: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Normal Case)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ผู้รับจ้างจะติดต่อกลับและดำเนินการแก้ไขปัญหาขัดข้องให้เรียบร้อยภายในวันทำการถัดไป</w:t>
      </w:r>
    </w:p>
    <w:p w14:paraId="54953530" w14:textId="77777777" w:rsidR="00B73B2B" w:rsidRPr="001C6E77" w:rsidRDefault="00B73B2B" w:rsidP="00B73B2B">
      <w:pPr>
        <w:rPr>
          <w:rFonts w:asciiTheme="minorBidi" w:hAnsiTheme="minorBidi" w:cstheme="minorBidi"/>
          <w:b/>
          <w:bCs/>
          <w:szCs w:val="36"/>
          <w:u w:val="single"/>
        </w:rPr>
      </w:pPr>
      <w:r>
        <w:rPr>
          <w:rFonts w:ascii="Cordia New" w:hAnsi="Cordia New" w:cs="Cordia New"/>
          <w:b/>
          <w:bCs/>
          <w:color w:val="000000"/>
          <w:sz w:val="36"/>
          <w:szCs w:val="36"/>
          <w:u w:val="single"/>
          <w:cs/>
        </w:rPr>
        <w:br w:type="page"/>
      </w:r>
      <w:r w:rsidRPr="001C6E77">
        <w:rPr>
          <w:rFonts w:asciiTheme="minorBidi" w:hAnsiTheme="minorBidi" w:cstheme="minorBidi"/>
          <w:bCs/>
          <w:szCs w:val="36"/>
          <w:u w:val="single"/>
          <w:cs/>
        </w:rPr>
        <w:lastRenderedPageBreak/>
        <w:t>หมายเหตุ</w:t>
      </w:r>
    </w:p>
    <w:p w14:paraId="7B265D5B" w14:textId="77777777" w:rsidR="00B73B2B" w:rsidRPr="001C6E77" w:rsidRDefault="00B73B2B" w:rsidP="00B73B2B">
      <w:pPr>
        <w:spacing w:before="100" w:beforeAutospacing="1" w:after="100" w:afterAutospacing="1"/>
        <w:ind w:firstLine="720"/>
        <w:rPr>
          <w:rFonts w:asciiTheme="minorBidi" w:hAnsiTheme="minorBidi" w:cstheme="minorBidi"/>
          <w:color w:val="000000"/>
          <w:sz w:val="32"/>
          <w:szCs w:val="32"/>
        </w:rPr>
      </w:pPr>
      <w:r w:rsidRPr="001C6E77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* </w:t>
      </w:r>
      <w:r w:rsidRPr="001C6E77">
        <w:rPr>
          <w:rFonts w:asciiTheme="minorBidi" w:hAnsiTheme="minorBidi" w:cstheme="minorBidi"/>
          <w:b/>
          <w:bCs/>
          <w:color w:val="000000"/>
          <w:sz w:val="32"/>
          <w:szCs w:val="32"/>
          <w:cs/>
        </w:rPr>
        <w:t>คำจำกัดความของคำว่า การประสบปัญหาขั้นวิกฤต (</w:t>
      </w:r>
      <w:r w:rsidRPr="001C6E77">
        <w:rPr>
          <w:rFonts w:asciiTheme="minorBidi" w:hAnsiTheme="minorBidi" w:cstheme="minorBidi"/>
          <w:b/>
          <w:bCs/>
          <w:color w:val="000000"/>
          <w:sz w:val="32"/>
          <w:szCs w:val="32"/>
        </w:rPr>
        <w:t>Major Case</w:t>
      </w:r>
      <w:r w:rsidRPr="001C6E77">
        <w:rPr>
          <w:rFonts w:asciiTheme="minorBidi" w:hAnsiTheme="minorBidi" w:cstheme="minorBidi"/>
          <w:color w:val="000000"/>
          <w:sz w:val="32"/>
          <w:szCs w:val="32"/>
        </w:rPr>
        <w:t>)</w:t>
      </w:r>
    </w:p>
    <w:p w14:paraId="09D873FB" w14:textId="01666800" w:rsidR="00B73B2B" w:rsidRPr="001C6E77" w:rsidRDefault="00B73B2B" w:rsidP="00B73B2B">
      <w:pPr>
        <w:spacing w:before="100" w:beforeAutospacing="1" w:after="100" w:afterAutospacing="1"/>
        <w:ind w:left="720"/>
        <w:rPr>
          <w:rFonts w:asciiTheme="minorBidi" w:hAnsiTheme="minorBidi" w:cstheme="minorBidi"/>
          <w:color w:val="000000"/>
          <w:sz w:val="32"/>
          <w:szCs w:val="32"/>
        </w:rPr>
      </w:pPr>
      <w:r w:rsidRPr="001C6E77">
        <w:rPr>
          <w:rFonts w:asciiTheme="minorBidi" w:hAnsiTheme="minorBidi" w:cstheme="minorBidi"/>
          <w:color w:val="000000"/>
          <w:sz w:val="32"/>
          <w:szCs w:val="32"/>
        </w:rPr>
        <w:t xml:space="preserve">   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การประสบปัญหาขั้นวิกฤต คือ สถานการณ์ดังต่อไปนี้</w:t>
      </w:r>
    </w:p>
    <w:p w14:paraId="4FE62AD7" w14:textId="455F40CE" w:rsidR="00B73B2B" w:rsidRPr="001C6E77" w:rsidRDefault="0014326C" w:rsidP="00B73B2B">
      <w:pPr>
        <w:numPr>
          <w:ilvl w:val="0"/>
          <w:numId w:val="1"/>
        </w:numPr>
        <w:jc w:val="thaiDistribute"/>
        <w:rPr>
          <w:rFonts w:asciiTheme="minorBidi" w:hAnsiTheme="minorBidi" w:cstheme="minorBidi"/>
          <w:sz w:val="32"/>
          <w:szCs w:val="32"/>
        </w:rPr>
      </w:pPr>
      <w:r w:rsidRPr="001C6E77">
        <w:rPr>
          <w:rFonts w:asciiTheme="minorBidi" w:hAnsiTheme="minorBidi" w:cstheme="minorBidi"/>
          <w:sz w:val="32"/>
          <w:szCs w:val="32"/>
          <w:cs/>
        </w:rPr>
        <w:t>โปรแกรมติดปัญหาไม่สามารถใช้งานได้มากกว่า</w:t>
      </w:r>
      <w:r w:rsidRPr="001C6E77">
        <w:rPr>
          <w:rFonts w:asciiTheme="minorBidi" w:hAnsiTheme="minorBidi" w:cstheme="minorBidi"/>
          <w:sz w:val="32"/>
          <w:szCs w:val="32"/>
        </w:rPr>
        <w:t xml:space="preserve"> 50%</w:t>
      </w:r>
    </w:p>
    <w:p w14:paraId="4C065EF5" w14:textId="5034C620" w:rsidR="00B73B2B" w:rsidRPr="001C6E77" w:rsidRDefault="0014326C" w:rsidP="00B73B2B">
      <w:pPr>
        <w:numPr>
          <w:ilvl w:val="0"/>
          <w:numId w:val="1"/>
        </w:numPr>
        <w:jc w:val="thaiDistribute"/>
        <w:rPr>
          <w:rFonts w:asciiTheme="minorBidi" w:hAnsiTheme="minorBidi" w:cstheme="minorBidi"/>
          <w:sz w:val="32"/>
          <w:szCs w:val="32"/>
        </w:rPr>
      </w:pPr>
      <w:r w:rsidRPr="001C6E77">
        <w:rPr>
          <w:rFonts w:asciiTheme="minorBidi" w:hAnsiTheme="minorBidi" w:cstheme="minorBidi"/>
          <w:sz w:val="32"/>
          <w:szCs w:val="32"/>
          <w:cs/>
        </w:rPr>
        <w:t>ผู้ใช้งานทุกคนไม่สามารถเข้าใช้งานที่โปรแกรมได้</w:t>
      </w:r>
    </w:p>
    <w:p w14:paraId="2B75C994" w14:textId="110E1877" w:rsidR="00B73B2B" w:rsidRPr="001C6E77" w:rsidRDefault="00B73B2B" w:rsidP="0014326C">
      <w:pPr>
        <w:ind w:left="720"/>
        <w:jc w:val="thaiDistribute"/>
        <w:rPr>
          <w:rFonts w:asciiTheme="minorBidi" w:hAnsiTheme="minorBidi" w:cstheme="minorBidi"/>
          <w:sz w:val="32"/>
          <w:szCs w:val="32"/>
        </w:rPr>
      </w:pPr>
    </w:p>
    <w:p w14:paraId="60C2EDCF" w14:textId="77777777" w:rsidR="00B73B2B" w:rsidRPr="001C6E77" w:rsidRDefault="00B73B2B" w:rsidP="00B73B2B">
      <w:pPr>
        <w:rPr>
          <w:rFonts w:asciiTheme="minorBidi" w:hAnsiTheme="minorBidi" w:cstheme="minorBidi"/>
          <w:b/>
          <w:bCs/>
          <w:color w:val="000000"/>
          <w:sz w:val="32"/>
          <w:szCs w:val="32"/>
        </w:rPr>
      </w:pPr>
    </w:p>
    <w:p w14:paraId="3129FD22" w14:textId="77777777" w:rsidR="00B73B2B" w:rsidRPr="001C6E77" w:rsidRDefault="00B73B2B" w:rsidP="00B73B2B">
      <w:pPr>
        <w:spacing w:before="100" w:beforeAutospacing="1" w:after="100" w:afterAutospacing="1"/>
        <w:rPr>
          <w:rFonts w:asciiTheme="minorBidi" w:hAnsiTheme="minorBidi" w:cstheme="minorBidi"/>
          <w:b/>
          <w:bCs/>
          <w:color w:val="000000"/>
          <w:sz w:val="32"/>
          <w:szCs w:val="32"/>
        </w:rPr>
      </w:pPr>
      <w:r w:rsidRPr="001C6E77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** </w:t>
      </w:r>
      <w:r w:rsidRPr="001C6E77">
        <w:rPr>
          <w:rFonts w:asciiTheme="minorBidi" w:hAnsiTheme="minorBidi" w:cstheme="minorBidi"/>
          <w:b/>
          <w:bCs/>
          <w:color w:val="000000"/>
          <w:sz w:val="32"/>
          <w:szCs w:val="32"/>
          <w:cs/>
        </w:rPr>
        <w:t>คำจำกัดความของคำว่า การประสบปัญหาทั่วไป (</w:t>
      </w:r>
      <w:r w:rsidRPr="001C6E77">
        <w:rPr>
          <w:rFonts w:asciiTheme="minorBidi" w:hAnsiTheme="minorBidi" w:cstheme="minorBidi"/>
          <w:b/>
          <w:bCs/>
          <w:color w:val="000000"/>
          <w:sz w:val="32"/>
          <w:szCs w:val="32"/>
        </w:rPr>
        <w:t>Normal Case)</w:t>
      </w:r>
    </w:p>
    <w:p w14:paraId="32E0E083" w14:textId="159F83AE" w:rsidR="00B73B2B" w:rsidRPr="001C6E77" w:rsidRDefault="00B73B2B" w:rsidP="003728C9">
      <w:pPr>
        <w:spacing w:before="100" w:beforeAutospacing="1" w:after="100" w:afterAutospacing="1"/>
        <w:ind w:firstLine="720"/>
        <w:rPr>
          <w:rFonts w:asciiTheme="minorBidi" w:hAnsiTheme="minorBidi" w:cstheme="minorBidi"/>
          <w:color w:val="000000"/>
          <w:sz w:val="32"/>
          <w:szCs w:val="32"/>
        </w:rPr>
      </w:pP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การประสบปัญหาทั่วไป</w:t>
      </w:r>
      <w:r w:rsidR="003728C9" w:rsidRPr="001C6E77">
        <w:rPr>
          <w:rFonts w:asciiTheme="minorBidi" w:hAnsiTheme="minorBidi" w:cstheme="minorBidi"/>
          <w:color w:val="000000"/>
          <w:sz w:val="32"/>
          <w:szCs w:val="32"/>
          <w:cs/>
        </w:rPr>
        <w:t>หรือ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สถานการณ์อื่นที่อยู่นอกเหนือจากสถานการณ์การประสบปัญหาขั้</w:t>
      </w:r>
      <w:r w:rsidR="003728C9" w:rsidRPr="001C6E77">
        <w:rPr>
          <w:rFonts w:asciiTheme="minorBidi" w:hAnsiTheme="minorBidi" w:cstheme="minorBidi"/>
          <w:color w:val="000000"/>
          <w:sz w:val="32"/>
          <w:szCs w:val="32"/>
          <w:cs/>
        </w:rPr>
        <w:t>น</w:t>
      </w:r>
      <w:r w:rsidRPr="001C6E77">
        <w:rPr>
          <w:rFonts w:asciiTheme="minorBidi" w:hAnsiTheme="minorBidi" w:cstheme="minorBidi"/>
          <w:color w:val="000000"/>
          <w:sz w:val="32"/>
          <w:szCs w:val="32"/>
          <w:cs/>
        </w:rPr>
        <w:t>วิกฤติ</w:t>
      </w:r>
    </w:p>
    <w:p w14:paraId="7811CF4A" w14:textId="3AE52701" w:rsidR="00B73B2B" w:rsidRPr="001C6E77" w:rsidRDefault="00B73B2B" w:rsidP="6080A455">
      <w:pPr>
        <w:pStyle w:val="Heading2"/>
        <w:rPr>
          <w:rFonts w:asciiTheme="minorBidi" w:hAnsiTheme="minorBidi" w:cstheme="minorBidi"/>
          <w:b w:val="0"/>
          <w:u w:val="single"/>
        </w:rPr>
      </w:pPr>
      <w:bookmarkStart w:id="607" w:name="_Toc2115687035"/>
      <w:bookmarkStart w:id="608" w:name="_Toc2008308733"/>
      <w:bookmarkStart w:id="609" w:name="_Toc425732513"/>
      <w:bookmarkStart w:id="610" w:name="_Toc602649149"/>
      <w:bookmarkStart w:id="611" w:name="_Toc744712879"/>
      <w:bookmarkStart w:id="612" w:name="_Toc824960906"/>
      <w:bookmarkStart w:id="613" w:name="_Toc185421576"/>
      <w:r w:rsidRPr="6080A455">
        <w:rPr>
          <w:rFonts w:asciiTheme="minorBidi" w:hAnsiTheme="minorBidi" w:cstheme="minorBidi"/>
          <w:u w:val="single"/>
          <w:cs/>
          <w:lang w:bidi="th-TH"/>
        </w:rPr>
        <w:t>ช่องทางการให้บริการดูแลระบบ</w:t>
      </w:r>
      <w:bookmarkEnd w:id="607"/>
      <w:bookmarkEnd w:id="608"/>
      <w:bookmarkEnd w:id="609"/>
      <w:bookmarkEnd w:id="610"/>
      <w:bookmarkEnd w:id="611"/>
      <w:bookmarkEnd w:id="612"/>
      <w:bookmarkEnd w:id="613"/>
    </w:p>
    <w:p w14:paraId="5E4A3195" w14:textId="77777777" w:rsidR="00B73B2B" w:rsidRPr="001C6E77" w:rsidRDefault="00B73B2B" w:rsidP="00B73B2B">
      <w:pPr>
        <w:ind w:left="720"/>
        <w:rPr>
          <w:rFonts w:asciiTheme="minorBidi" w:hAnsiTheme="minorBidi" w:cstheme="minorBidi"/>
          <w:sz w:val="32"/>
          <w:szCs w:val="32"/>
        </w:rPr>
      </w:pPr>
      <w:r w:rsidRPr="001C6E77">
        <w:rPr>
          <w:rFonts w:asciiTheme="minorBidi" w:hAnsiTheme="minorBidi" w:cstheme="minorBidi"/>
          <w:sz w:val="32"/>
          <w:szCs w:val="32"/>
        </w:rPr>
        <w:t xml:space="preserve">Hot Line: </w:t>
      </w:r>
      <w:r w:rsidRPr="001C6E77">
        <w:rPr>
          <w:rFonts w:asciiTheme="minorBidi" w:hAnsiTheme="minorBidi" w:cstheme="minorBidi"/>
          <w:sz w:val="32"/>
          <w:szCs w:val="32"/>
          <w:cs/>
        </w:rPr>
        <w:t xml:space="preserve">โทร. </w:t>
      </w:r>
      <w:r w:rsidRPr="001C6E77">
        <w:rPr>
          <w:rFonts w:asciiTheme="minorBidi" w:hAnsiTheme="minorBidi" w:cstheme="minorBidi"/>
          <w:sz w:val="32"/>
          <w:szCs w:val="32"/>
        </w:rPr>
        <w:t xml:space="preserve">02-153-9499 </w:t>
      </w:r>
      <w:r w:rsidRPr="001C6E77">
        <w:rPr>
          <w:rFonts w:asciiTheme="minorBidi" w:hAnsiTheme="minorBidi" w:cstheme="minorBidi"/>
          <w:sz w:val="32"/>
          <w:szCs w:val="32"/>
          <w:cs/>
        </w:rPr>
        <w:t xml:space="preserve">หรือติดต่อ </w:t>
      </w:r>
      <w:r w:rsidRPr="001C6E77">
        <w:rPr>
          <w:rFonts w:asciiTheme="minorBidi" w:hAnsiTheme="minorBidi" w:cstheme="minorBidi"/>
          <w:sz w:val="32"/>
          <w:szCs w:val="32"/>
        </w:rPr>
        <w:t xml:space="preserve">Engineer </w:t>
      </w:r>
      <w:r w:rsidRPr="001C6E77">
        <w:rPr>
          <w:rFonts w:asciiTheme="minorBidi" w:hAnsiTheme="minorBidi" w:cstheme="minorBidi"/>
          <w:sz w:val="32"/>
          <w:szCs w:val="32"/>
          <w:cs/>
        </w:rPr>
        <w:t xml:space="preserve">และ </w:t>
      </w:r>
      <w:r w:rsidRPr="001C6E77">
        <w:rPr>
          <w:rFonts w:asciiTheme="minorBidi" w:hAnsiTheme="minorBidi" w:cstheme="minorBidi"/>
          <w:sz w:val="32"/>
          <w:szCs w:val="32"/>
        </w:rPr>
        <w:t xml:space="preserve">Manager </w:t>
      </w:r>
      <w:r w:rsidRPr="001C6E77">
        <w:rPr>
          <w:rFonts w:asciiTheme="minorBidi" w:hAnsiTheme="minorBidi" w:cstheme="minorBidi"/>
          <w:sz w:val="32"/>
          <w:szCs w:val="32"/>
          <w:cs/>
        </w:rPr>
        <w:t>ได้ตามความเร่งด่วน</w:t>
      </w:r>
    </w:p>
    <w:p w14:paraId="5F5D09F4" w14:textId="77777777" w:rsidR="00B73B2B" w:rsidRPr="001C6E77" w:rsidRDefault="00B73B2B" w:rsidP="00B73B2B">
      <w:pPr>
        <w:ind w:left="720"/>
        <w:rPr>
          <w:rFonts w:asciiTheme="minorBidi" w:hAnsiTheme="minorBidi" w:cstheme="minorBidi"/>
          <w:sz w:val="32"/>
          <w:szCs w:val="32"/>
        </w:rPr>
      </w:pPr>
      <w:r w:rsidRPr="001C6E77">
        <w:rPr>
          <w:rFonts w:asciiTheme="minorBidi" w:hAnsiTheme="minorBidi" w:cstheme="minorBidi"/>
          <w:sz w:val="32"/>
          <w:szCs w:val="32"/>
        </w:rPr>
        <w:t>Email: support@cloudsoft.co.th</w:t>
      </w:r>
    </w:p>
    <w:p w14:paraId="0F53B3E7" w14:textId="77777777" w:rsidR="00B73B2B" w:rsidRPr="001C6E77" w:rsidRDefault="00B73B2B" w:rsidP="00B73B2B">
      <w:pPr>
        <w:ind w:left="720"/>
        <w:rPr>
          <w:rFonts w:asciiTheme="minorBidi" w:hAnsiTheme="minorBidi" w:cstheme="minorBidi"/>
          <w:sz w:val="32"/>
          <w:szCs w:val="32"/>
        </w:rPr>
      </w:pPr>
      <w:r w:rsidRPr="001C6E77">
        <w:rPr>
          <w:rFonts w:asciiTheme="minorBidi" w:hAnsiTheme="minorBidi" w:cstheme="minorBidi"/>
          <w:sz w:val="32"/>
          <w:szCs w:val="32"/>
        </w:rPr>
        <w:t xml:space="preserve">Remote support: VPN, Team Viewer, Any desk </w:t>
      </w:r>
    </w:p>
    <w:p w14:paraId="19296BBA" w14:textId="77777777" w:rsidR="00B73B2B" w:rsidRPr="001C6E77" w:rsidRDefault="00B73B2B" w:rsidP="00B73B2B">
      <w:pPr>
        <w:ind w:left="720"/>
        <w:rPr>
          <w:rFonts w:asciiTheme="minorBidi" w:hAnsiTheme="minorBidi" w:cstheme="minorBidi"/>
          <w:sz w:val="32"/>
          <w:szCs w:val="32"/>
        </w:rPr>
      </w:pPr>
      <w:r w:rsidRPr="001C6E77">
        <w:rPr>
          <w:rFonts w:asciiTheme="minorBidi" w:hAnsiTheme="minorBidi" w:cstheme="minorBidi"/>
          <w:sz w:val="32"/>
          <w:szCs w:val="32"/>
        </w:rPr>
        <w:t xml:space="preserve">Onsite support: </w:t>
      </w:r>
      <w:r w:rsidRPr="001C6E77">
        <w:rPr>
          <w:rFonts w:asciiTheme="minorBidi" w:hAnsiTheme="minorBidi" w:cstheme="minorBidi"/>
          <w:sz w:val="32"/>
          <w:szCs w:val="32"/>
          <w:cs/>
        </w:rPr>
        <w:t>ในกรณีอุปกรณ์สายนอกขัดข้อง</w:t>
      </w:r>
    </w:p>
    <w:p w14:paraId="65168AFF" w14:textId="77777777" w:rsidR="00B73B2B" w:rsidRDefault="00B73B2B" w:rsidP="00B73B2B">
      <w:pPr>
        <w:rPr>
          <w:rFonts w:ascii="Cordia New" w:hAnsi="Cordia New" w:cs="Cordia New"/>
          <w:b/>
          <w:bCs/>
          <w:color w:val="000000"/>
          <w:sz w:val="36"/>
          <w:szCs w:val="36"/>
          <w:u w:val="single"/>
        </w:rPr>
      </w:pPr>
      <w:r>
        <w:rPr>
          <w:rFonts w:ascii="Cordia New" w:hAnsi="Cordia New" w:cs="Cordia New"/>
          <w:b/>
          <w:bCs/>
          <w:color w:val="000000"/>
          <w:sz w:val="36"/>
          <w:szCs w:val="36"/>
          <w:u w:val="single"/>
        </w:rPr>
        <w:br w:type="page"/>
      </w:r>
    </w:p>
    <w:p w14:paraId="2CDF3CF8" w14:textId="5642CC5F" w:rsidR="00B73B2B" w:rsidRPr="001C6E77" w:rsidRDefault="00B73B2B" w:rsidP="6080A455">
      <w:pPr>
        <w:pStyle w:val="Heading1"/>
        <w:rPr>
          <w:rFonts w:asciiTheme="minorBidi" w:hAnsiTheme="minorBidi" w:cstheme="minorBidi"/>
          <w:sz w:val="36"/>
          <w:szCs w:val="36"/>
          <w:u w:val="single"/>
        </w:rPr>
      </w:pPr>
      <w:bookmarkStart w:id="614" w:name="_Toc1250520040"/>
      <w:bookmarkStart w:id="615" w:name="_Toc594821558"/>
      <w:bookmarkStart w:id="616" w:name="_Toc1769846013"/>
      <w:bookmarkStart w:id="617" w:name="_Toc142362625"/>
      <w:bookmarkStart w:id="618" w:name="_Toc933506978"/>
      <w:bookmarkStart w:id="619" w:name="_Toc287908379"/>
      <w:bookmarkStart w:id="620" w:name="_Toc185421577"/>
      <w:r w:rsidRPr="6080A455">
        <w:rPr>
          <w:rFonts w:asciiTheme="minorBidi" w:hAnsiTheme="minorBidi" w:cstheme="minorBidi"/>
          <w:sz w:val="36"/>
          <w:szCs w:val="36"/>
          <w:u w:val="single"/>
        </w:rPr>
        <w:lastRenderedPageBreak/>
        <w:t>Emergency Case Escalation Level</w:t>
      </w:r>
      <w:bookmarkEnd w:id="614"/>
      <w:bookmarkEnd w:id="615"/>
      <w:bookmarkEnd w:id="616"/>
      <w:bookmarkEnd w:id="617"/>
      <w:bookmarkEnd w:id="618"/>
      <w:bookmarkEnd w:id="619"/>
      <w:bookmarkEnd w:id="620"/>
    </w:p>
    <w:p w14:paraId="42E25A3C" w14:textId="77777777" w:rsidR="000E34F7" w:rsidRPr="001C6E77" w:rsidRDefault="000E34F7" w:rsidP="000E34F7">
      <w:pPr>
        <w:rPr>
          <w:rFonts w:asciiTheme="minorBidi" w:hAnsiTheme="minorBidi" w:cstheme="minorBidi"/>
          <w:lang w:bidi="ar-SA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"/>
        <w:gridCol w:w="2247"/>
        <w:gridCol w:w="1620"/>
        <w:gridCol w:w="2890"/>
        <w:gridCol w:w="2868"/>
      </w:tblGrid>
      <w:tr w:rsidR="00B73B2B" w:rsidRPr="001C6E77" w14:paraId="275D2BC9" w14:textId="77777777" w:rsidTr="00392605">
        <w:tc>
          <w:tcPr>
            <w:tcW w:w="718" w:type="dxa"/>
            <w:shd w:val="clear" w:color="auto" w:fill="D0CECE"/>
          </w:tcPr>
          <w:p w14:paraId="0B32B1E4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Level</w:t>
            </w:r>
          </w:p>
        </w:tc>
        <w:tc>
          <w:tcPr>
            <w:tcW w:w="2247" w:type="dxa"/>
            <w:shd w:val="clear" w:color="auto" w:fill="D0CECE"/>
          </w:tcPr>
          <w:p w14:paraId="32DF295B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Name</w:t>
            </w:r>
          </w:p>
        </w:tc>
        <w:tc>
          <w:tcPr>
            <w:tcW w:w="1620" w:type="dxa"/>
            <w:shd w:val="clear" w:color="auto" w:fill="D0CECE"/>
          </w:tcPr>
          <w:p w14:paraId="3642645F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Phone Number</w:t>
            </w:r>
          </w:p>
        </w:tc>
        <w:tc>
          <w:tcPr>
            <w:tcW w:w="2890" w:type="dxa"/>
            <w:shd w:val="clear" w:color="auto" w:fill="D0CECE"/>
          </w:tcPr>
          <w:p w14:paraId="2C1161F6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Email</w:t>
            </w:r>
          </w:p>
        </w:tc>
        <w:tc>
          <w:tcPr>
            <w:tcW w:w="2868" w:type="dxa"/>
            <w:shd w:val="clear" w:color="auto" w:fill="D0CECE"/>
          </w:tcPr>
          <w:p w14:paraId="31E7DEDA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Role</w:t>
            </w:r>
          </w:p>
        </w:tc>
      </w:tr>
      <w:tr w:rsidR="00B73B2B" w:rsidRPr="001C6E77" w14:paraId="0D600DAC" w14:textId="77777777" w:rsidTr="00392605">
        <w:tc>
          <w:tcPr>
            <w:tcW w:w="718" w:type="dxa"/>
            <w:shd w:val="clear" w:color="auto" w:fill="auto"/>
          </w:tcPr>
          <w:p w14:paraId="3C6588A6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  <w:cs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1</w:t>
            </w:r>
          </w:p>
        </w:tc>
        <w:tc>
          <w:tcPr>
            <w:tcW w:w="2247" w:type="dxa"/>
            <w:shd w:val="clear" w:color="auto" w:fill="auto"/>
          </w:tcPr>
          <w:p w14:paraId="1E381ED9" w14:textId="77777777" w:rsidR="00B73B2B" w:rsidRPr="001C6E77" w:rsidRDefault="00B73B2B">
            <w:pPr>
              <w:spacing w:before="120"/>
              <w:rPr>
                <w:rFonts w:asciiTheme="minorBidi" w:hAnsiTheme="minorBidi" w:cstheme="minorBidi"/>
                <w:sz w:val="32"/>
                <w:szCs w:val="32"/>
                <w:cs/>
              </w:rPr>
            </w:pPr>
            <w:proofErr w:type="spellStart"/>
            <w:r w:rsidRPr="001C6E77">
              <w:rPr>
                <w:rFonts w:asciiTheme="minorBidi" w:hAnsiTheme="minorBidi" w:cstheme="minorBidi"/>
                <w:sz w:val="32"/>
                <w:szCs w:val="32"/>
                <w:cs/>
              </w:rPr>
              <w:t>สุร</w:t>
            </w:r>
            <w:proofErr w:type="spellEnd"/>
            <w:r w:rsidRPr="001C6E77">
              <w:rPr>
                <w:rFonts w:asciiTheme="minorBidi" w:hAnsiTheme="minorBidi" w:cstheme="minorBidi"/>
                <w:sz w:val="32"/>
                <w:szCs w:val="32"/>
                <w:cs/>
              </w:rPr>
              <w:t>วุฒิ กระจ่างทอง</w:t>
            </w:r>
          </w:p>
        </w:tc>
        <w:tc>
          <w:tcPr>
            <w:tcW w:w="1620" w:type="dxa"/>
            <w:shd w:val="clear" w:color="auto" w:fill="auto"/>
          </w:tcPr>
          <w:p w14:paraId="6A043CCD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084-095-5107</w:t>
            </w:r>
          </w:p>
        </w:tc>
        <w:tc>
          <w:tcPr>
            <w:tcW w:w="2890" w:type="dxa"/>
            <w:shd w:val="clear" w:color="auto" w:fill="auto"/>
          </w:tcPr>
          <w:p w14:paraId="3F9D79BC" w14:textId="77777777" w:rsidR="00B73B2B" w:rsidRPr="001C6E77" w:rsidRDefault="00B73B2B">
            <w:pPr>
              <w:spacing w:before="120"/>
              <w:jc w:val="both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surawoot@cloudsoft.co.th</w:t>
            </w:r>
          </w:p>
        </w:tc>
        <w:tc>
          <w:tcPr>
            <w:tcW w:w="2868" w:type="dxa"/>
            <w:shd w:val="clear" w:color="auto" w:fill="auto"/>
          </w:tcPr>
          <w:p w14:paraId="17540567" w14:textId="77777777" w:rsidR="00B73B2B" w:rsidRPr="001C6E77" w:rsidRDefault="00B73B2B">
            <w:pPr>
              <w:spacing w:before="120"/>
              <w:jc w:val="both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System Engineer</w:t>
            </w:r>
          </w:p>
        </w:tc>
      </w:tr>
      <w:tr w:rsidR="00B73B2B" w:rsidRPr="001C6E77" w14:paraId="06371EE5" w14:textId="77777777" w:rsidTr="00392605">
        <w:tc>
          <w:tcPr>
            <w:tcW w:w="718" w:type="dxa"/>
            <w:shd w:val="clear" w:color="auto" w:fill="auto"/>
          </w:tcPr>
          <w:p w14:paraId="38F93D60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  <w:cs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2</w:t>
            </w:r>
          </w:p>
        </w:tc>
        <w:tc>
          <w:tcPr>
            <w:tcW w:w="2247" w:type="dxa"/>
            <w:shd w:val="clear" w:color="auto" w:fill="auto"/>
          </w:tcPr>
          <w:p w14:paraId="4CB46710" w14:textId="77777777" w:rsidR="00B73B2B" w:rsidRPr="001C6E77" w:rsidRDefault="00B73B2B">
            <w:pPr>
              <w:spacing w:before="120"/>
              <w:rPr>
                <w:rFonts w:asciiTheme="minorBidi" w:hAnsiTheme="minorBidi" w:cstheme="minorBidi"/>
                <w:sz w:val="32"/>
                <w:szCs w:val="32"/>
                <w:cs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  <w:cs/>
              </w:rPr>
              <w:t>เฉลิมพันธ์ ช่วยกลาง</w:t>
            </w:r>
          </w:p>
        </w:tc>
        <w:tc>
          <w:tcPr>
            <w:tcW w:w="1620" w:type="dxa"/>
            <w:shd w:val="clear" w:color="auto" w:fill="auto"/>
          </w:tcPr>
          <w:p w14:paraId="3FE2ACD3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064-961-5428</w:t>
            </w:r>
          </w:p>
        </w:tc>
        <w:tc>
          <w:tcPr>
            <w:tcW w:w="2890" w:type="dxa"/>
            <w:shd w:val="clear" w:color="auto" w:fill="auto"/>
          </w:tcPr>
          <w:p w14:paraId="760CF696" w14:textId="77777777" w:rsidR="00B73B2B" w:rsidRPr="001C6E77" w:rsidRDefault="00B73B2B">
            <w:pPr>
              <w:spacing w:before="120"/>
              <w:jc w:val="both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chalermpan@cloudsoft.co.th</w:t>
            </w:r>
          </w:p>
        </w:tc>
        <w:tc>
          <w:tcPr>
            <w:tcW w:w="2868" w:type="dxa"/>
            <w:shd w:val="clear" w:color="auto" w:fill="auto"/>
          </w:tcPr>
          <w:p w14:paraId="6A5CD3D2" w14:textId="77777777" w:rsidR="00B73B2B" w:rsidRPr="001C6E77" w:rsidRDefault="00B73B2B">
            <w:pPr>
              <w:spacing w:before="120"/>
              <w:jc w:val="both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System Engineer</w:t>
            </w:r>
          </w:p>
        </w:tc>
      </w:tr>
      <w:tr w:rsidR="00B73B2B" w:rsidRPr="001C6E77" w14:paraId="7C9B7A50" w14:textId="77777777" w:rsidTr="00392605">
        <w:tc>
          <w:tcPr>
            <w:tcW w:w="718" w:type="dxa"/>
            <w:shd w:val="clear" w:color="auto" w:fill="auto"/>
          </w:tcPr>
          <w:p w14:paraId="0BA8F77C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  <w:cs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3</w:t>
            </w:r>
          </w:p>
        </w:tc>
        <w:tc>
          <w:tcPr>
            <w:tcW w:w="2247" w:type="dxa"/>
            <w:shd w:val="clear" w:color="auto" w:fill="auto"/>
          </w:tcPr>
          <w:p w14:paraId="6C2AFDAD" w14:textId="77777777" w:rsidR="00B73B2B" w:rsidRPr="001C6E77" w:rsidRDefault="00B73B2B">
            <w:pPr>
              <w:spacing w:before="120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  <w:cs/>
              </w:rPr>
              <w:t>พิทยาธร ดีทองอ่อน</w:t>
            </w:r>
          </w:p>
        </w:tc>
        <w:tc>
          <w:tcPr>
            <w:tcW w:w="1620" w:type="dxa"/>
            <w:shd w:val="clear" w:color="auto" w:fill="auto"/>
          </w:tcPr>
          <w:p w14:paraId="4852C770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091-732-7131</w:t>
            </w:r>
          </w:p>
        </w:tc>
        <w:tc>
          <w:tcPr>
            <w:tcW w:w="2890" w:type="dxa"/>
            <w:shd w:val="clear" w:color="auto" w:fill="auto"/>
          </w:tcPr>
          <w:p w14:paraId="2AB9FB9D" w14:textId="77777777" w:rsidR="00B73B2B" w:rsidRPr="001C6E77" w:rsidRDefault="00B73B2B">
            <w:pPr>
              <w:spacing w:before="120"/>
              <w:jc w:val="both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pittayathon@cloudsoft.co.th</w:t>
            </w:r>
          </w:p>
        </w:tc>
        <w:tc>
          <w:tcPr>
            <w:tcW w:w="2868" w:type="dxa"/>
            <w:shd w:val="clear" w:color="auto" w:fill="auto"/>
          </w:tcPr>
          <w:p w14:paraId="3BF68D67" w14:textId="77777777" w:rsidR="00B73B2B" w:rsidRPr="001C6E77" w:rsidRDefault="00B73B2B">
            <w:pPr>
              <w:spacing w:before="120"/>
              <w:jc w:val="both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System Engineer</w:t>
            </w:r>
          </w:p>
        </w:tc>
      </w:tr>
      <w:tr w:rsidR="00B73B2B" w:rsidRPr="001C6E77" w14:paraId="01D72086" w14:textId="77777777" w:rsidTr="00392605">
        <w:tc>
          <w:tcPr>
            <w:tcW w:w="718" w:type="dxa"/>
            <w:shd w:val="clear" w:color="auto" w:fill="auto"/>
          </w:tcPr>
          <w:p w14:paraId="73B03D5B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4</w:t>
            </w:r>
          </w:p>
        </w:tc>
        <w:tc>
          <w:tcPr>
            <w:tcW w:w="2247" w:type="dxa"/>
            <w:shd w:val="clear" w:color="auto" w:fill="auto"/>
          </w:tcPr>
          <w:p w14:paraId="4B2EB449" w14:textId="77777777" w:rsidR="00B73B2B" w:rsidRPr="001C6E77" w:rsidRDefault="00B73B2B">
            <w:pPr>
              <w:spacing w:before="120"/>
              <w:rPr>
                <w:rFonts w:asciiTheme="minorBidi" w:hAnsiTheme="minorBidi" w:cstheme="minorBidi"/>
                <w:b/>
                <w:bCs/>
                <w:sz w:val="32"/>
                <w:szCs w:val="32"/>
                <w:cs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  <w:cs/>
              </w:rPr>
              <w:t>พงศกร</w:t>
            </w:r>
            <w:r w:rsidRPr="001C6E77">
              <w:rPr>
                <w:rFonts w:asciiTheme="minorBidi" w:hAnsiTheme="minorBidi" w:cstheme="minorBidi"/>
                <w:sz w:val="32"/>
                <w:szCs w:val="32"/>
              </w:rPr>
              <w:t xml:space="preserve"> </w:t>
            </w:r>
            <w:r w:rsidRPr="001C6E77">
              <w:rPr>
                <w:rFonts w:asciiTheme="minorBidi" w:hAnsiTheme="minorBidi" w:cstheme="minorBidi"/>
                <w:sz w:val="32"/>
                <w:szCs w:val="32"/>
                <w:cs/>
              </w:rPr>
              <w:t>เติมทิพย์ทวีกุล</w:t>
            </w:r>
          </w:p>
        </w:tc>
        <w:tc>
          <w:tcPr>
            <w:tcW w:w="1620" w:type="dxa"/>
            <w:shd w:val="clear" w:color="auto" w:fill="auto"/>
          </w:tcPr>
          <w:p w14:paraId="59C72178" w14:textId="77777777" w:rsidR="00B73B2B" w:rsidRPr="001C6E77" w:rsidRDefault="00B73B2B">
            <w:pPr>
              <w:spacing w:before="120"/>
              <w:jc w:val="center"/>
              <w:rPr>
                <w:rFonts w:asciiTheme="minorBidi" w:hAnsiTheme="minorBidi" w:cstheme="minorBidi"/>
                <w:b/>
                <w:bCs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087-617-7700</w:t>
            </w:r>
          </w:p>
        </w:tc>
        <w:tc>
          <w:tcPr>
            <w:tcW w:w="2890" w:type="dxa"/>
            <w:shd w:val="clear" w:color="auto" w:fill="auto"/>
          </w:tcPr>
          <w:p w14:paraId="475BE756" w14:textId="77777777" w:rsidR="00B73B2B" w:rsidRPr="001C6E77" w:rsidRDefault="00B73B2B">
            <w:pPr>
              <w:spacing w:before="120"/>
              <w:jc w:val="both"/>
              <w:rPr>
                <w:rFonts w:asciiTheme="minorBidi" w:hAnsiTheme="minorBidi" w:cstheme="minorBidi"/>
                <w:b/>
                <w:bCs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pongsakorn@cloudsoft.co.th</w:t>
            </w:r>
          </w:p>
        </w:tc>
        <w:tc>
          <w:tcPr>
            <w:tcW w:w="2868" w:type="dxa"/>
            <w:shd w:val="clear" w:color="auto" w:fill="auto"/>
          </w:tcPr>
          <w:p w14:paraId="2BC6B9EA" w14:textId="063CE66F" w:rsidR="00B73B2B" w:rsidRPr="001C6E77" w:rsidRDefault="000E34F7">
            <w:pPr>
              <w:spacing w:before="120"/>
              <w:jc w:val="both"/>
              <w:rPr>
                <w:rFonts w:asciiTheme="minorBidi" w:hAnsiTheme="minorBidi" w:cstheme="minorBidi"/>
                <w:sz w:val="32"/>
                <w:szCs w:val="32"/>
              </w:rPr>
            </w:pPr>
            <w:r w:rsidRPr="001C6E77">
              <w:rPr>
                <w:rFonts w:asciiTheme="minorBidi" w:hAnsiTheme="minorBidi" w:cstheme="minorBidi"/>
                <w:sz w:val="32"/>
                <w:szCs w:val="32"/>
              </w:rPr>
              <w:t>Assistance service</w:t>
            </w:r>
          </w:p>
        </w:tc>
      </w:tr>
      <w:tr w:rsidR="00392605" w:rsidRPr="001C6E77" w14:paraId="314B6904" w14:textId="77777777" w:rsidTr="00392605">
        <w:tc>
          <w:tcPr>
            <w:tcW w:w="718" w:type="dxa"/>
            <w:shd w:val="clear" w:color="auto" w:fill="auto"/>
          </w:tcPr>
          <w:p w14:paraId="69807B59" w14:textId="1A95B32D" w:rsidR="00392605" w:rsidRPr="001C6E77" w:rsidRDefault="00392605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>
              <w:rPr>
                <w:rFonts w:asciiTheme="minorBidi" w:hAnsiTheme="minorBidi" w:cstheme="minorBidi"/>
                <w:sz w:val="32"/>
                <w:szCs w:val="32"/>
              </w:rPr>
              <w:t>5</w:t>
            </w:r>
          </w:p>
        </w:tc>
        <w:tc>
          <w:tcPr>
            <w:tcW w:w="2247" w:type="dxa"/>
            <w:shd w:val="clear" w:color="auto" w:fill="auto"/>
          </w:tcPr>
          <w:p w14:paraId="0108FDAC" w14:textId="3FA16EF3" w:rsidR="00392605" w:rsidRPr="001C6E77" w:rsidRDefault="00A50B42">
            <w:pPr>
              <w:spacing w:before="120"/>
              <w:rPr>
                <w:rFonts w:asciiTheme="minorBidi" w:hAnsiTheme="minorBidi" w:cstheme="minorBidi"/>
                <w:sz w:val="32"/>
                <w:szCs w:val="32"/>
                <w:cs/>
              </w:rPr>
            </w:pPr>
            <w:proofErr w:type="spellStart"/>
            <w:r>
              <w:rPr>
                <w:rFonts w:asciiTheme="minorBidi" w:hAnsiTheme="minorBidi" w:cstheme="minorBidi" w:hint="cs"/>
                <w:sz w:val="32"/>
                <w:szCs w:val="32"/>
                <w:cs/>
              </w:rPr>
              <w:t>ทรรศิกา</w:t>
            </w:r>
            <w:proofErr w:type="spellEnd"/>
            <w:r>
              <w:rPr>
                <w:rFonts w:asciiTheme="minorBidi" w:hAnsiTheme="minorBidi" w:cstheme="minorBidi" w:hint="cs"/>
                <w:sz w:val="32"/>
                <w:szCs w:val="32"/>
                <w:cs/>
              </w:rPr>
              <w:t xml:space="preserve"> ภาพน้ำ</w:t>
            </w:r>
          </w:p>
        </w:tc>
        <w:tc>
          <w:tcPr>
            <w:tcW w:w="1620" w:type="dxa"/>
            <w:shd w:val="clear" w:color="auto" w:fill="auto"/>
          </w:tcPr>
          <w:p w14:paraId="50F85805" w14:textId="01295965" w:rsidR="00392605" w:rsidRPr="001C6E77" w:rsidRDefault="00A50B42">
            <w:pPr>
              <w:spacing w:before="120"/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>
              <w:rPr>
                <w:rFonts w:asciiTheme="minorBidi" w:hAnsiTheme="minorBidi" w:cstheme="minorBidi"/>
                <w:sz w:val="32"/>
                <w:szCs w:val="32"/>
              </w:rPr>
              <w:t>098-356-0394</w:t>
            </w:r>
          </w:p>
        </w:tc>
        <w:tc>
          <w:tcPr>
            <w:tcW w:w="2890" w:type="dxa"/>
            <w:shd w:val="clear" w:color="auto" w:fill="auto"/>
          </w:tcPr>
          <w:p w14:paraId="62559BEC" w14:textId="6D3C4FAE" w:rsidR="00392605" w:rsidRPr="001C6E77" w:rsidRDefault="00A50B42">
            <w:pPr>
              <w:spacing w:before="120"/>
              <w:jc w:val="both"/>
              <w:rPr>
                <w:rFonts w:asciiTheme="minorBidi" w:hAnsiTheme="minorBidi" w:cstheme="minorBidi"/>
                <w:sz w:val="32"/>
                <w:szCs w:val="32"/>
              </w:rPr>
            </w:pPr>
            <w:r>
              <w:rPr>
                <w:rFonts w:asciiTheme="minorBidi" w:hAnsiTheme="minorBidi" w:cstheme="minorBidi"/>
                <w:sz w:val="32"/>
                <w:szCs w:val="32"/>
              </w:rPr>
              <w:t>tansika</w:t>
            </w:r>
            <w:r w:rsidR="00392605">
              <w:rPr>
                <w:rFonts w:asciiTheme="minorBidi" w:hAnsiTheme="minorBidi" w:cstheme="minorBidi"/>
                <w:sz w:val="32"/>
                <w:szCs w:val="32"/>
              </w:rPr>
              <w:t>@clou</w:t>
            </w:r>
            <w:r>
              <w:rPr>
                <w:rFonts w:asciiTheme="minorBidi" w:hAnsiTheme="minorBidi" w:cstheme="minorBidi"/>
                <w:sz w:val="32"/>
                <w:szCs w:val="32"/>
              </w:rPr>
              <w:t>d</w:t>
            </w:r>
            <w:r w:rsidR="00392605">
              <w:rPr>
                <w:rFonts w:asciiTheme="minorBidi" w:hAnsiTheme="minorBidi" w:cstheme="minorBidi"/>
                <w:sz w:val="32"/>
                <w:szCs w:val="32"/>
              </w:rPr>
              <w:t>soft.co.th</w:t>
            </w:r>
          </w:p>
        </w:tc>
        <w:tc>
          <w:tcPr>
            <w:tcW w:w="2868" w:type="dxa"/>
            <w:shd w:val="clear" w:color="auto" w:fill="auto"/>
          </w:tcPr>
          <w:p w14:paraId="094B8574" w14:textId="2C8B9212" w:rsidR="00392605" w:rsidRPr="001C6E77" w:rsidRDefault="00392605">
            <w:pPr>
              <w:spacing w:before="120"/>
              <w:jc w:val="both"/>
              <w:rPr>
                <w:rFonts w:asciiTheme="minorBidi" w:hAnsiTheme="minorBidi" w:cstheme="minorBidi"/>
                <w:sz w:val="32"/>
                <w:szCs w:val="32"/>
              </w:rPr>
            </w:pPr>
            <w:r>
              <w:rPr>
                <w:rFonts w:asciiTheme="minorBidi" w:hAnsiTheme="minorBidi" w:cstheme="minorBidi"/>
                <w:sz w:val="32"/>
                <w:szCs w:val="32"/>
              </w:rPr>
              <w:t>Product Owner</w:t>
            </w:r>
          </w:p>
        </w:tc>
      </w:tr>
    </w:tbl>
    <w:p w14:paraId="35077857" w14:textId="77777777" w:rsidR="00B73B2B" w:rsidRDefault="00B73B2B" w:rsidP="00B73B2B">
      <w:pPr>
        <w:rPr>
          <w:rFonts w:ascii="Cordia New" w:eastAsia="Calibri" w:hAnsi="Cordia New" w:cs="Cordia New"/>
          <w:color w:val="000000"/>
          <w:sz w:val="28"/>
          <w:szCs w:val="28"/>
          <w:lang w:bidi="ar-SA"/>
        </w:rPr>
      </w:pPr>
    </w:p>
    <w:p w14:paraId="7AA07C45" w14:textId="77777777" w:rsidR="00B73B2B" w:rsidRDefault="00B73B2B" w:rsidP="00B73B2B">
      <w:pPr>
        <w:rPr>
          <w:rFonts w:ascii="Cordia New" w:eastAsia="Calibri" w:hAnsi="Cordia New" w:cs="Cordia New"/>
          <w:color w:val="000000"/>
          <w:sz w:val="28"/>
          <w:szCs w:val="28"/>
          <w:lang w:bidi="ar-SA"/>
        </w:rPr>
      </w:pPr>
    </w:p>
    <w:bookmarkEnd w:id="39"/>
    <w:bookmarkEnd w:id="40"/>
    <w:p w14:paraId="79CC4BAA" w14:textId="77777777" w:rsidR="00B73B2B" w:rsidRDefault="00B73B2B" w:rsidP="00B73B2B">
      <w:pPr>
        <w:rPr>
          <w:rFonts w:ascii="Cordia New" w:eastAsia="Calibri" w:hAnsi="Cordia New" w:cs="Cordia New"/>
          <w:color w:val="000000"/>
          <w:sz w:val="28"/>
          <w:szCs w:val="28"/>
          <w:lang w:bidi="ar-SA"/>
        </w:rPr>
      </w:pPr>
    </w:p>
    <w:p w14:paraId="2D7FA87A" w14:textId="77777777" w:rsidR="0054537D" w:rsidRDefault="0054537D"/>
    <w:sectPr w:rsidR="0054537D" w:rsidSect="00902131">
      <w:headerReference w:type="even" r:id="rId16"/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008" w:right="1152" w:bottom="1152" w:left="1008" w:header="230" w:footer="7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D7121B" w14:textId="77777777" w:rsidR="00B05146" w:rsidRDefault="00B05146">
      <w:r>
        <w:separator/>
      </w:r>
    </w:p>
  </w:endnote>
  <w:endnote w:type="continuationSeparator" w:id="0">
    <w:p w14:paraId="0E5451A7" w14:textId="77777777" w:rsidR="00B05146" w:rsidRDefault="00B05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Kanit">
    <w:altName w:val="Microsoft Sans Serif"/>
    <w:panose1 w:val="020B0604020202020204"/>
    <w:charset w:val="00"/>
    <w:family w:val="auto"/>
    <w:pitch w:val="variable"/>
    <w:sig w:usb0="A10000FF" w:usb1="5000207B" w:usb2="00000000" w:usb3="00000000" w:csb0="0001019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E422F" w14:textId="10FEC56B" w:rsidR="003766CB" w:rsidRPr="0014326C" w:rsidRDefault="0062111F" w:rsidP="00915F5C">
    <w:pPr>
      <w:ind w:left="720" w:right="880" w:hanging="720"/>
      <w:jc w:val="right"/>
      <w:rPr>
        <w:rFonts w:ascii="Calibri" w:hAnsi="Calibri" w:cs="Calibri"/>
        <w:b/>
        <w:bCs/>
        <w:color w:val="0070C0"/>
        <w:sz w:val="22"/>
        <w:szCs w:val="22"/>
      </w:rPr>
    </w:pPr>
    <w:r w:rsidRPr="6BB0E270">
      <w:rPr>
        <w:rStyle w:val="PageNumber"/>
        <w:rFonts w:ascii="Calibri" w:hAnsi="Calibri" w:cs="Calibri"/>
        <w:b/>
        <w:bCs/>
        <w:noProof/>
        <w:color w:val="0070C0"/>
        <w:sz w:val="22"/>
        <w:szCs w:val="22"/>
      </w:rPr>
      <w:fldChar w:fldCharType="begin"/>
    </w:r>
    <w:r w:rsidRPr="6BB0E270">
      <w:rPr>
        <w:rStyle w:val="PageNumber"/>
        <w:rFonts w:ascii="Calibri" w:hAnsi="Calibri" w:cs="Calibri"/>
        <w:b/>
        <w:bCs/>
        <w:color w:val="0070C0"/>
        <w:sz w:val="22"/>
        <w:szCs w:val="22"/>
      </w:rPr>
      <w:instrText xml:space="preserve"> PAGE </w:instrText>
    </w:r>
    <w:r w:rsidRPr="6BB0E270">
      <w:rPr>
        <w:rStyle w:val="PageNumber"/>
        <w:rFonts w:ascii="Calibri" w:hAnsi="Calibri" w:cs="Calibri"/>
        <w:b/>
        <w:bCs/>
        <w:color w:val="0070C0"/>
        <w:sz w:val="22"/>
        <w:szCs w:val="22"/>
      </w:rPr>
      <w:fldChar w:fldCharType="separate"/>
    </w:r>
    <w:r w:rsidR="6BB0E270" w:rsidRPr="6BB0E270">
      <w:rPr>
        <w:rStyle w:val="PageNumber"/>
        <w:rFonts w:ascii="Calibri" w:hAnsi="Calibri" w:cs="Calibri"/>
        <w:b/>
        <w:bCs/>
        <w:noProof/>
        <w:color w:val="0070C0"/>
        <w:sz w:val="22"/>
        <w:szCs w:val="22"/>
      </w:rPr>
      <w:t>51</w:t>
    </w:r>
    <w:r w:rsidRPr="6BB0E270">
      <w:rPr>
        <w:rStyle w:val="PageNumber"/>
        <w:rFonts w:ascii="Calibri" w:hAnsi="Calibri" w:cs="Calibri"/>
        <w:b/>
        <w:bCs/>
        <w:noProof/>
        <w:color w:val="0070C0"/>
        <w:sz w:val="22"/>
        <w:szCs w:val="22"/>
      </w:rPr>
      <w:fldChar w:fldCharType="end"/>
    </w:r>
    <w:r w:rsidR="6BB0E270" w:rsidRPr="6BB0E270">
      <w:rPr>
        <w:rStyle w:val="PageNumber"/>
        <w:rFonts w:ascii="Calibri" w:hAnsi="Calibri" w:cs="Calibri"/>
        <w:b/>
        <w:bCs/>
        <w:color w:val="0070C0"/>
        <w:sz w:val="22"/>
        <w:szCs w:val="22"/>
      </w:rPr>
      <w:t xml:space="preserve"> | Page</w:t>
    </w:r>
    <w:r>
      <w:tab/>
    </w:r>
    <w:r>
      <w:tab/>
    </w:r>
    <w:r>
      <w:tab/>
    </w:r>
    <w:r>
      <w:tab/>
    </w:r>
    <w:r>
      <w:tab/>
    </w:r>
    <w:r w:rsidR="6BB0E270" w:rsidRPr="6BB0E270">
      <w:rPr>
        <w:rFonts w:ascii="Calibri" w:hAnsi="Calibri" w:cs="Calibri"/>
        <w:b/>
        <w:bCs/>
        <w:color w:val="0070C0"/>
        <w:sz w:val="22"/>
        <w:szCs w:val="22"/>
      </w:rPr>
      <w:t xml:space="preserve">    </w:t>
    </w:r>
    <w:r>
      <w:tab/>
    </w:r>
    <w:r w:rsidR="6BB0E270" w:rsidRPr="6BB0E270">
      <w:rPr>
        <w:rFonts w:ascii="Calibri" w:hAnsi="Calibri" w:cs="Calibri"/>
        <w:b/>
        <w:bCs/>
        <w:color w:val="0070C0"/>
        <w:sz w:val="22"/>
        <w:szCs w:val="22"/>
      </w:rPr>
      <w:t xml:space="preserve"> </w:t>
    </w:r>
    <w:r w:rsidR="00915F5C" w:rsidRPr="00915F5C">
      <w:rPr>
        <w:rFonts w:ascii="Calibri" w:hAnsi="Calibri" w:cs="Calibri"/>
        <w:b/>
        <w:bCs/>
        <w:color w:val="0070C0"/>
        <w:sz w:val="22"/>
        <w:szCs w:val="22"/>
      </w:rPr>
      <w:t>AJINOMOTO CO., (THAILAND) LTD.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7BDDAC9" w14:paraId="1A7A8B22" w14:textId="77777777" w:rsidTr="67BDDAC9">
      <w:trPr>
        <w:trHeight w:val="300"/>
      </w:trPr>
      <w:tc>
        <w:tcPr>
          <w:tcW w:w="3360" w:type="dxa"/>
        </w:tcPr>
        <w:p w14:paraId="248BE9BE" w14:textId="28DC792D" w:rsidR="67BDDAC9" w:rsidRDefault="67BDDAC9" w:rsidP="67BDDAC9">
          <w:pPr>
            <w:ind w:left="-115"/>
          </w:pPr>
        </w:p>
      </w:tc>
      <w:tc>
        <w:tcPr>
          <w:tcW w:w="3360" w:type="dxa"/>
        </w:tcPr>
        <w:p w14:paraId="22A6EAD3" w14:textId="1B8F23B5" w:rsidR="67BDDAC9" w:rsidRDefault="67BDDAC9" w:rsidP="67BDDAC9">
          <w:pPr>
            <w:jc w:val="center"/>
          </w:pPr>
        </w:p>
      </w:tc>
      <w:tc>
        <w:tcPr>
          <w:tcW w:w="3360" w:type="dxa"/>
        </w:tcPr>
        <w:p w14:paraId="236DFD20" w14:textId="2419A360" w:rsidR="67BDDAC9" w:rsidRDefault="67BDDAC9" w:rsidP="67BDDAC9">
          <w:pPr>
            <w:ind w:right="-115"/>
            <w:jc w:val="right"/>
          </w:pPr>
        </w:p>
      </w:tc>
    </w:tr>
  </w:tbl>
  <w:p w14:paraId="4D7265DD" w14:textId="4E426309" w:rsidR="67BDDAC9" w:rsidRDefault="67BDDAC9" w:rsidP="67BDD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84448" w14:textId="77777777" w:rsidR="00B05146" w:rsidRDefault="00B05146">
      <w:r>
        <w:separator/>
      </w:r>
    </w:p>
  </w:footnote>
  <w:footnote w:type="continuationSeparator" w:id="0">
    <w:p w14:paraId="582BDC36" w14:textId="77777777" w:rsidR="00B05146" w:rsidRDefault="00B051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1A728" w14:textId="4E94263B" w:rsidR="000B6C61" w:rsidRDefault="000B6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8B8651" wp14:editId="2BB4D02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985" b="10160"/>
              <wp:wrapNone/>
              <wp:docPr id="751131126" name="Text Box 2" descr="Internal Use Only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0CDB06" w14:textId="213B7589" w:rsidR="000B6C61" w:rsidRPr="000B6C61" w:rsidRDefault="000B6C61" w:rsidP="000B6C6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C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Internal Use Only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B86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" filled="f" stroked="f">
              <v:textbox style="mso-fit-shape-to-text:t" inset="0,15pt,0,0">
                <w:txbxContent>
                  <w:p w14:paraId="6D0CDB06" w14:textId="213B7589" w:rsidR="000B6C61" w:rsidRPr="000B6C61" w:rsidRDefault="000B6C61" w:rsidP="000B6C6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C6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Internal Use Only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8374"/>
    </w:tblGrid>
    <w:tr w:rsidR="00500ABC" w14:paraId="7519382B" w14:textId="77777777" w:rsidTr="007224D0">
      <w:tc>
        <w:tcPr>
          <w:tcW w:w="1696" w:type="dxa"/>
          <w:vAlign w:val="center"/>
        </w:tcPr>
        <w:p w14:paraId="2141BCFF" w14:textId="41AC6AC2" w:rsidR="00500ABC" w:rsidRDefault="00500ABC" w:rsidP="007224D0">
          <w:pPr>
            <w:tabs>
              <w:tab w:val="center" w:pos="4320"/>
              <w:tab w:val="right" w:pos="8640"/>
              <w:tab w:val="left" w:pos="2552"/>
            </w:tabs>
            <w:jc w:val="left"/>
            <w:rPr>
              <w:rFonts w:ascii="Calibri" w:eastAsia="Calibri" w:hAnsi="Calibri" w:cs="Calibri"/>
              <w:b/>
              <w:bCs/>
              <w:smallCaps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0E886B06" wp14:editId="64B9A693">
                <wp:extent cx="756000" cy="756000"/>
                <wp:effectExtent l="0" t="0" r="6350" b="6350"/>
                <wp:docPr id="28178651" name="Picture 28178651" descr="Cloudsoft Co., Ltd - The Leader in Cloud Contact Center in Thailand |  Bangko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4" w:type="dxa"/>
          <w:vAlign w:val="center"/>
        </w:tcPr>
        <w:p w14:paraId="42051EC0" w14:textId="77777777" w:rsidR="007224D0" w:rsidRDefault="00500ABC" w:rsidP="007224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2552"/>
            </w:tabs>
            <w:spacing w:line="120" w:lineRule="auto"/>
            <w:ind w:left="3600"/>
            <w:jc w:val="right"/>
            <w:rPr>
              <w:rFonts w:ascii="Calibri" w:eastAsia="Calibri" w:hAnsi="Calibri" w:cs="Calibri"/>
              <w:b/>
              <w:bCs/>
              <w:smallCaps/>
              <w:color w:val="000000" w:themeColor="text1"/>
              <w:sz w:val="22"/>
              <w:szCs w:val="22"/>
            </w:rPr>
          </w:pPr>
          <w:r w:rsidRPr="007224D0">
            <w:rPr>
              <w:rFonts w:ascii="Calibri" w:eastAsia="Calibri" w:hAnsi="Calibri" w:cs="Calibri"/>
              <w:b/>
              <w:bCs/>
              <w:smallCaps/>
              <w:color w:val="000000" w:themeColor="text1"/>
              <w:sz w:val="22"/>
              <w:szCs w:val="22"/>
            </w:rPr>
            <w:t>CLOUDSOFT CO., LTD.</w:t>
          </w:r>
        </w:p>
        <w:p w14:paraId="35B27F41" w14:textId="77777777" w:rsidR="007224D0" w:rsidRDefault="00500ABC" w:rsidP="007224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2552"/>
            </w:tabs>
            <w:spacing w:line="120" w:lineRule="auto"/>
            <w:ind w:left="3600"/>
            <w:jc w:val="right"/>
            <w:rPr>
              <w:rFonts w:ascii="Calibri" w:eastAsia="Calibri" w:hAnsi="Calibri" w:cs="Calibri"/>
              <w:smallCaps/>
              <w:color w:val="000000" w:themeColor="text1"/>
              <w:sz w:val="15"/>
              <w:szCs w:val="15"/>
            </w:rPr>
          </w:pPr>
          <w:r w:rsidRPr="007224D0">
            <w:rPr>
              <w:rFonts w:ascii="Calibri" w:eastAsia="Calibri" w:hAnsi="Calibri" w:cs="Calibri"/>
              <w:smallCaps/>
              <w:color w:val="000000" w:themeColor="text1"/>
              <w:sz w:val="15"/>
              <w:szCs w:val="15"/>
            </w:rPr>
            <w:t xml:space="preserve">59 FLOURISH BUILDING, 8 </w:t>
          </w:r>
          <w:r w:rsidRPr="007224D0">
            <w:rPr>
              <w:rFonts w:ascii="Calibri" w:eastAsia="Calibri" w:hAnsi="Calibri" w:cs="Calibri"/>
              <w:smallCaps/>
              <w:color w:val="000000" w:themeColor="text1"/>
              <w:sz w:val="18"/>
              <w:szCs w:val="18"/>
            </w:rPr>
            <w:t>floor</w:t>
          </w:r>
          <w:r w:rsidRPr="007224D0">
            <w:rPr>
              <w:rFonts w:ascii="Calibri" w:eastAsia="Calibri" w:hAnsi="Calibri" w:cs="Calibri"/>
              <w:smallCaps/>
              <w:color w:val="000000" w:themeColor="text1"/>
              <w:sz w:val="15"/>
              <w:szCs w:val="15"/>
            </w:rPr>
            <w:t>, SOI RATCHADAPHISEK 18</w:t>
          </w:r>
        </w:p>
        <w:p w14:paraId="53FE772B" w14:textId="77777777" w:rsidR="007224D0" w:rsidRDefault="00500ABC" w:rsidP="007224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2552"/>
            </w:tabs>
            <w:spacing w:line="120" w:lineRule="auto"/>
            <w:ind w:left="3600"/>
            <w:jc w:val="right"/>
            <w:rPr>
              <w:rFonts w:ascii="Calibri" w:eastAsia="Calibri" w:hAnsi="Calibri" w:cs="Calibri"/>
              <w:smallCaps/>
              <w:color w:val="000000" w:themeColor="text1"/>
              <w:sz w:val="15"/>
              <w:szCs w:val="15"/>
            </w:rPr>
          </w:pPr>
          <w:r w:rsidRPr="007224D0">
            <w:rPr>
              <w:rFonts w:ascii="Calibri" w:eastAsia="Calibri" w:hAnsi="Calibri" w:cs="Calibri"/>
              <w:smallCaps/>
              <w:color w:val="000000" w:themeColor="text1"/>
              <w:sz w:val="15"/>
              <w:szCs w:val="15"/>
            </w:rPr>
            <w:t>RATCHADAPHISEK ROAD, HUAI KHWANG, BANGKOK 10310, THAILAND</w:t>
          </w:r>
        </w:p>
        <w:p w14:paraId="431CB8B1" w14:textId="77777777" w:rsidR="007224D0" w:rsidRDefault="00500ABC" w:rsidP="007224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2552"/>
            </w:tabs>
            <w:spacing w:line="120" w:lineRule="auto"/>
            <w:ind w:left="3600"/>
            <w:jc w:val="right"/>
            <w:rPr>
              <w:rFonts w:ascii="Calibri" w:eastAsia="Calibri" w:hAnsi="Calibri" w:cs="Calibri"/>
              <w:smallCaps/>
              <w:color w:val="000000" w:themeColor="text1"/>
              <w:sz w:val="15"/>
              <w:szCs w:val="15"/>
            </w:rPr>
          </w:pPr>
          <w:r w:rsidRPr="007224D0">
            <w:rPr>
              <w:rFonts w:ascii="Calibri" w:eastAsia="Calibri" w:hAnsi="Calibri" w:cs="Calibri"/>
              <w:smallCaps/>
              <w:color w:val="000000" w:themeColor="text1"/>
              <w:sz w:val="15"/>
              <w:szCs w:val="15"/>
            </w:rPr>
            <w:t>TEL. +662-153-9499 TAX ID: 0105555103343</w:t>
          </w:r>
        </w:p>
        <w:p w14:paraId="71FC3F67" w14:textId="6DEE19A8" w:rsidR="00500ABC" w:rsidRPr="007224D0" w:rsidRDefault="00000000" w:rsidP="007224D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2552"/>
            </w:tabs>
            <w:spacing w:line="120" w:lineRule="auto"/>
            <w:ind w:left="3600"/>
            <w:jc w:val="right"/>
            <w:rPr>
              <w:rFonts w:ascii="Segoe UI" w:eastAsia="Segoe UI" w:hAnsi="Segoe UI" w:cs="Segoe UI"/>
              <w:color w:val="000000" w:themeColor="text1"/>
              <w:sz w:val="13"/>
              <w:szCs w:val="13"/>
            </w:rPr>
          </w:pPr>
          <w:hyperlink r:id="rId2" w:history="1">
            <w:r w:rsidR="007224D0" w:rsidRPr="00191B75">
              <w:rPr>
                <w:rStyle w:val="Hyperlink"/>
                <w:rFonts w:ascii="Calibri" w:eastAsia="Calibri" w:hAnsi="Calibri" w:cs="Calibri"/>
                <w:smallCaps/>
                <w:sz w:val="15"/>
                <w:szCs w:val="15"/>
              </w:rPr>
              <w:t>WWW.CLOUDSOFT.CO.TH</w:t>
            </w:r>
          </w:hyperlink>
        </w:p>
      </w:tc>
    </w:tr>
  </w:tbl>
  <w:p w14:paraId="5931FB8D" w14:textId="40197CBD" w:rsidR="1A77556B" w:rsidRPr="00500ABC" w:rsidRDefault="1A77556B" w:rsidP="00500AB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2552"/>
      </w:tabs>
      <w:rPr>
        <w:rFonts w:ascii="Calibri Light" w:eastAsia="Calibri Light" w:hAnsi="Calibri Light" w:cs="Calibri Light"/>
        <w:color w:val="000000" w:themeColor="text1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FCB10" w14:textId="146025ED" w:rsidR="003766CB" w:rsidRPr="0094127F" w:rsidRDefault="61AD4E92">
    <w:pPr>
      <w:pStyle w:val="Header"/>
      <w:tabs>
        <w:tab w:val="left" w:pos="2552"/>
      </w:tabs>
      <w:rPr>
        <w:rFonts w:ascii="Calibri" w:hAnsi="Calibri" w:cs="Calibri"/>
        <w:caps/>
        <w:color w:val="000000"/>
        <w:sz w:val="14"/>
        <w:szCs w:val="14"/>
      </w:rPr>
    </w:pPr>
    <w:r w:rsidRPr="0094127F">
      <w:rPr>
        <w:rFonts w:ascii="Calibri" w:hAnsi="Calibri" w:cs="Calibri"/>
        <w:caps/>
        <w:color w:val="000000"/>
        <w:sz w:val="14"/>
        <w:szCs w:val="14"/>
      </w:rPr>
      <w:t xml:space="preserve"> </w:t>
    </w:r>
  </w:p>
  <w:p w14:paraId="155E0D91" w14:textId="77777777" w:rsidR="003766CB" w:rsidRPr="0094127F" w:rsidRDefault="003766CB">
    <w:pPr>
      <w:pStyle w:val="Header"/>
      <w:tabs>
        <w:tab w:val="clear" w:pos="4320"/>
        <w:tab w:val="clear" w:pos="8640"/>
        <w:tab w:val="left" w:pos="1713"/>
      </w:tabs>
    </w:pPr>
  </w:p>
  <w:p w14:paraId="543B249A" w14:textId="77777777" w:rsidR="003766CB" w:rsidRDefault="003766CB">
    <w:pPr>
      <w:pStyle w:val="Header"/>
      <w:tabs>
        <w:tab w:val="clear" w:pos="4320"/>
        <w:tab w:val="clear" w:pos="8640"/>
        <w:tab w:val="left" w:pos="1713"/>
      </w:tabs>
    </w:pPr>
  </w:p>
  <w:p w14:paraId="7BF8193C" w14:textId="77777777" w:rsidR="003766CB" w:rsidRDefault="003766CB">
    <w:pPr>
      <w:pStyle w:val="Header"/>
      <w:tabs>
        <w:tab w:val="clear" w:pos="4320"/>
        <w:tab w:val="clear" w:pos="8640"/>
        <w:tab w:val="left" w:pos="17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E14A87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E01210C"/>
    <w:multiLevelType w:val="hybridMultilevel"/>
    <w:tmpl w:val="0F6AC0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11E94"/>
    <w:multiLevelType w:val="hybridMultilevel"/>
    <w:tmpl w:val="A20C32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10F1D"/>
    <w:multiLevelType w:val="hybridMultilevel"/>
    <w:tmpl w:val="BBA8BFCE"/>
    <w:lvl w:ilvl="0" w:tplc="91143D3C">
      <w:start w:val="6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E3B43"/>
    <w:multiLevelType w:val="hybridMultilevel"/>
    <w:tmpl w:val="EA987D08"/>
    <w:lvl w:ilvl="0" w:tplc="B6E27236">
      <w:start w:val="6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536CD"/>
    <w:multiLevelType w:val="hybridMultilevel"/>
    <w:tmpl w:val="0B1EF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8F0906"/>
    <w:multiLevelType w:val="hybridMultilevel"/>
    <w:tmpl w:val="D9D0C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56940"/>
    <w:multiLevelType w:val="hybridMultilevel"/>
    <w:tmpl w:val="0F6AC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074856">
    <w:abstractNumId w:val="5"/>
  </w:num>
  <w:num w:numId="2" w16cid:durableId="179710564">
    <w:abstractNumId w:val="7"/>
  </w:num>
  <w:num w:numId="3" w16cid:durableId="1871448908">
    <w:abstractNumId w:val="1"/>
  </w:num>
  <w:num w:numId="4" w16cid:durableId="793400284">
    <w:abstractNumId w:val="6"/>
  </w:num>
  <w:num w:numId="5" w16cid:durableId="975718405">
    <w:abstractNumId w:val="2"/>
  </w:num>
  <w:num w:numId="6" w16cid:durableId="457068407">
    <w:abstractNumId w:val="4"/>
  </w:num>
  <w:num w:numId="7" w16cid:durableId="2045474478">
    <w:abstractNumId w:val="3"/>
  </w:num>
  <w:num w:numId="8" w16cid:durableId="193470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removePersonalInformation/>
  <w:removeDateAndTime/>
  <w:displayBackgroundShape/>
  <w:proofState w:spelling="clean" w:grammar="clean"/>
  <w:trackRevisions/>
  <w:documentProtection w:edit="trackedChange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2B"/>
    <w:rsid w:val="0000032A"/>
    <w:rsid w:val="00001CA3"/>
    <w:rsid w:val="00005FF6"/>
    <w:rsid w:val="000172DB"/>
    <w:rsid w:val="00026A95"/>
    <w:rsid w:val="0002735C"/>
    <w:rsid w:val="00030DAF"/>
    <w:rsid w:val="00036569"/>
    <w:rsid w:val="0003703E"/>
    <w:rsid w:val="00043645"/>
    <w:rsid w:val="0005113B"/>
    <w:rsid w:val="000518F9"/>
    <w:rsid w:val="00051907"/>
    <w:rsid w:val="000672F9"/>
    <w:rsid w:val="00067B94"/>
    <w:rsid w:val="000701EA"/>
    <w:rsid w:val="00082873"/>
    <w:rsid w:val="000853D9"/>
    <w:rsid w:val="000960C3"/>
    <w:rsid w:val="000A11E4"/>
    <w:rsid w:val="000B4129"/>
    <w:rsid w:val="000B6C61"/>
    <w:rsid w:val="000B6F9D"/>
    <w:rsid w:val="000C1498"/>
    <w:rsid w:val="000C1F4B"/>
    <w:rsid w:val="000C3A4D"/>
    <w:rsid w:val="000D7BE1"/>
    <w:rsid w:val="000E0FE5"/>
    <w:rsid w:val="000E34F7"/>
    <w:rsid w:val="000E39C8"/>
    <w:rsid w:val="000F6EBC"/>
    <w:rsid w:val="0010247C"/>
    <w:rsid w:val="00103A3C"/>
    <w:rsid w:val="001200EF"/>
    <w:rsid w:val="00124C2E"/>
    <w:rsid w:val="001254D9"/>
    <w:rsid w:val="00131830"/>
    <w:rsid w:val="00132F1D"/>
    <w:rsid w:val="00135B4C"/>
    <w:rsid w:val="001370DD"/>
    <w:rsid w:val="0014326C"/>
    <w:rsid w:val="00147DB4"/>
    <w:rsid w:val="00153C24"/>
    <w:rsid w:val="00162A49"/>
    <w:rsid w:val="00163033"/>
    <w:rsid w:val="001632EF"/>
    <w:rsid w:val="00167F6F"/>
    <w:rsid w:val="001706D9"/>
    <w:rsid w:val="0017230B"/>
    <w:rsid w:val="001756E4"/>
    <w:rsid w:val="00190962"/>
    <w:rsid w:val="00196821"/>
    <w:rsid w:val="001A1B99"/>
    <w:rsid w:val="001A36EE"/>
    <w:rsid w:val="001B2982"/>
    <w:rsid w:val="001C3ACD"/>
    <w:rsid w:val="001C6E77"/>
    <w:rsid w:val="001D6A36"/>
    <w:rsid w:val="001E09BC"/>
    <w:rsid w:val="001E1487"/>
    <w:rsid w:val="001E2CF1"/>
    <w:rsid w:val="001E6B5A"/>
    <w:rsid w:val="001F1311"/>
    <w:rsid w:val="001F4C67"/>
    <w:rsid w:val="00203C41"/>
    <w:rsid w:val="00206F11"/>
    <w:rsid w:val="002201A2"/>
    <w:rsid w:val="002219A3"/>
    <w:rsid w:val="00222EDF"/>
    <w:rsid w:val="00226E89"/>
    <w:rsid w:val="00234026"/>
    <w:rsid w:val="00236D49"/>
    <w:rsid w:val="00237515"/>
    <w:rsid w:val="00245678"/>
    <w:rsid w:val="002539D1"/>
    <w:rsid w:val="0025479D"/>
    <w:rsid w:val="002550E2"/>
    <w:rsid w:val="0025511F"/>
    <w:rsid w:val="00263FA1"/>
    <w:rsid w:val="00264E0D"/>
    <w:rsid w:val="002652C9"/>
    <w:rsid w:val="002653E4"/>
    <w:rsid w:val="00265628"/>
    <w:rsid w:val="00270C7B"/>
    <w:rsid w:val="002737AA"/>
    <w:rsid w:val="00273929"/>
    <w:rsid w:val="00277479"/>
    <w:rsid w:val="002840DC"/>
    <w:rsid w:val="00291A3A"/>
    <w:rsid w:val="00295D2D"/>
    <w:rsid w:val="00297ACC"/>
    <w:rsid w:val="002E19AF"/>
    <w:rsid w:val="002F10BD"/>
    <w:rsid w:val="0030236C"/>
    <w:rsid w:val="003050CD"/>
    <w:rsid w:val="00307550"/>
    <w:rsid w:val="00317FD2"/>
    <w:rsid w:val="00320EB7"/>
    <w:rsid w:val="003347FD"/>
    <w:rsid w:val="00347C26"/>
    <w:rsid w:val="00351153"/>
    <w:rsid w:val="00364131"/>
    <w:rsid w:val="003728C9"/>
    <w:rsid w:val="003766CB"/>
    <w:rsid w:val="00381F80"/>
    <w:rsid w:val="00392605"/>
    <w:rsid w:val="003A3190"/>
    <w:rsid w:val="003A4A51"/>
    <w:rsid w:val="003A68B1"/>
    <w:rsid w:val="003B0BB5"/>
    <w:rsid w:val="003B1B7C"/>
    <w:rsid w:val="003B3AA0"/>
    <w:rsid w:val="003B7D53"/>
    <w:rsid w:val="003C1797"/>
    <w:rsid w:val="003D18BB"/>
    <w:rsid w:val="003D6902"/>
    <w:rsid w:val="003E096F"/>
    <w:rsid w:val="003E1E07"/>
    <w:rsid w:val="003E323E"/>
    <w:rsid w:val="0041280A"/>
    <w:rsid w:val="004243C6"/>
    <w:rsid w:val="00426896"/>
    <w:rsid w:val="00427720"/>
    <w:rsid w:val="004334AB"/>
    <w:rsid w:val="00446AE0"/>
    <w:rsid w:val="00447600"/>
    <w:rsid w:val="00453FFA"/>
    <w:rsid w:val="00470130"/>
    <w:rsid w:val="0047070F"/>
    <w:rsid w:val="0048111D"/>
    <w:rsid w:val="0048135A"/>
    <w:rsid w:val="004823A0"/>
    <w:rsid w:val="0048290E"/>
    <w:rsid w:val="004873FD"/>
    <w:rsid w:val="0049227E"/>
    <w:rsid w:val="00493F48"/>
    <w:rsid w:val="0049442C"/>
    <w:rsid w:val="004951DC"/>
    <w:rsid w:val="004C3EA1"/>
    <w:rsid w:val="004C47E1"/>
    <w:rsid w:val="004C7C63"/>
    <w:rsid w:val="004D0A41"/>
    <w:rsid w:val="004D1495"/>
    <w:rsid w:val="004D3BE5"/>
    <w:rsid w:val="004E6A9A"/>
    <w:rsid w:val="004F16A0"/>
    <w:rsid w:val="004F75C5"/>
    <w:rsid w:val="004F7A83"/>
    <w:rsid w:val="00500ABC"/>
    <w:rsid w:val="00507025"/>
    <w:rsid w:val="005113F4"/>
    <w:rsid w:val="00514AAB"/>
    <w:rsid w:val="0051588B"/>
    <w:rsid w:val="00517451"/>
    <w:rsid w:val="0052289C"/>
    <w:rsid w:val="00522F10"/>
    <w:rsid w:val="005249EE"/>
    <w:rsid w:val="00525154"/>
    <w:rsid w:val="00532EB7"/>
    <w:rsid w:val="00544342"/>
    <w:rsid w:val="00544FA2"/>
    <w:rsid w:val="0054537D"/>
    <w:rsid w:val="00554FFE"/>
    <w:rsid w:val="0057709F"/>
    <w:rsid w:val="005945FE"/>
    <w:rsid w:val="005A47DF"/>
    <w:rsid w:val="005B528E"/>
    <w:rsid w:val="005C12C7"/>
    <w:rsid w:val="005D4AA4"/>
    <w:rsid w:val="005E1558"/>
    <w:rsid w:val="005E19CA"/>
    <w:rsid w:val="005F186D"/>
    <w:rsid w:val="005F22C0"/>
    <w:rsid w:val="005F25EE"/>
    <w:rsid w:val="005F306F"/>
    <w:rsid w:val="005F515A"/>
    <w:rsid w:val="005F626B"/>
    <w:rsid w:val="005F7A70"/>
    <w:rsid w:val="00602C03"/>
    <w:rsid w:val="00612096"/>
    <w:rsid w:val="006125B6"/>
    <w:rsid w:val="0061416B"/>
    <w:rsid w:val="0061442D"/>
    <w:rsid w:val="0062111F"/>
    <w:rsid w:val="006216A1"/>
    <w:rsid w:val="006260DC"/>
    <w:rsid w:val="006317FA"/>
    <w:rsid w:val="006535B7"/>
    <w:rsid w:val="00653ECC"/>
    <w:rsid w:val="00657CD1"/>
    <w:rsid w:val="00657E30"/>
    <w:rsid w:val="006749C3"/>
    <w:rsid w:val="006843AC"/>
    <w:rsid w:val="00687BFC"/>
    <w:rsid w:val="00695A14"/>
    <w:rsid w:val="0069651A"/>
    <w:rsid w:val="006A6BD1"/>
    <w:rsid w:val="006B1012"/>
    <w:rsid w:val="006B45D4"/>
    <w:rsid w:val="006B6274"/>
    <w:rsid w:val="006B6E6D"/>
    <w:rsid w:val="006C0F40"/>
    <w:rsid w:val="006C40FC"/>
    <w:rsid w:val="006C512F"/>
    <w:rsid w:val="006E4666"/>
    <w:rsid w:val="006E498B"/>
    <w:rsid w:val="006E73AF"/>
    <w:rsid w:val="00701741"/>
    <w:rsid w:val="00705221"/>
    <w:rsid w:val="007071DD"/>
    <w:rsid w:val="00707BF0"/>
    <w:rsid w:val="00710CD5"/>
    <w:rsid w:val="00712689"/>
    <w:rsid w:val="00716A31"/>
    <w:rsid w:val="007211EC"/>
    <w:rsid w:val="007224D0"/>
    <w:rsid w:val="0072591F"/>
    <w:rsid w:val="00730AF1"/>
    <w:rsid w:val="007313A9"/>
    <w:rsid w:val="00740C77"/>
    <w:rsid w:val="007442D8"/>
    <w:rsid w:val="007501EE"/>
    <w:rsid w:val="00751DC7"/>
    <w:rsid w:val="00763A84"/>
    <w:rsid w:val="00764B5F"/>
    <w:rsid w:val="007734F1"/>
    <w:rsid w:val="007760E7"/>
    <w:rsid w:val="00780C2C"/>
    <w:rsid w:val="00782D5D"/>
    <w:rsid w:val="007841CF"/>
    <w:rsid w:val="00785DE3"/>
    <w:rsid w:val="00787290"/>
    <w:rsid w:val="0079180E"/>
    <w:rsid w:val="007924D3"/>
    <w:rsid w:val="007955BA"/>
    <w:rsid w:val="007A3053"/>
    <w:rsid w:val="007A7517"/>
    <w:rsid w:val="007A77B8"/>
    <w:rsid w:val="007B6C7E"/>
    <w:rsid w:val="007B77AD"/>
    <w:rsid w:val="007D4C99"/>
    <w:rsid w:val="007E324E"/>
    <w:rsid w:val="007E58AB"/>
    <w:rsid w:val="007F1881"/>
    <w:rsid w:val="007F2BAF"/>
    <w:rsid w:val="007F7B0D"/>
    <w:rsid w:val="00805223"/>
    <w:rsid w:val="008136E1"/>
    <w:rsid w:val="00822C5B"/>
    <w:rsid w:val="00826D8D"/>
    <w:rsid w:val="008276EB"/>
    <w:rsid w:val="0083285E"/>
    <w:rsid w:val="008347F6"/>
    <w:rsid w:val="00836538"/>
    <w:rsid w:val="008366F2"/>
    <w:rsid w:val="008369AB"/>
    <w:rsid w:val="008409CC"/>
    <w:rsid w:val="00841574"/>
    <w:rsid w:val="00844B38"/>
    <w:rsid w:val="00850933"/>
    <w:rsid w:val="00862825"/>
    <w:rsid w:val="00862FBB"/>
    <w:rsid w:val="00863D70"/>
    <w:rsid w:val="00865796"/>
    <w:rsid w:val="00870890"/>
    <w:rsid w:val="00870ACE"/>
    <w:rsid w:val="00884027"/>
    <w:rsid w:val="0088477D"/>
    <w:rsid w:val="00891603"/>
    <w:rsid w:val="00891E4F"/>
    <w:rsid w:val="0089263A"/>
    <w:rsid w:val="00894A0A"/>
    <w:rsid w:val="008A078D"/>
    <w:rsid w:val="008A1120"/>
    <w:rsid w:val="008A3A85"/>
    <w:rsid w:val="008B58FD"/>
    <w:rsid w:val="008D1B98"/>
    <w:rsid w:val="008D6A06"/>
    <w:rsid w:val="008F15C4"/>
    <w:rsid w:val="008F6BC9"/>
    <w:rsid w:val="00902131"/>
    <w:rsid w:val="00912847"/>
    <w:rsid w:val="00912880"/>
    <w:rsid w:val="009129D8"/>
    <w:rsid w:val="00915645"/>
    <w:rsid w:val="00915F5C"/>
    <w:rsid w:val="00927C04"/>
    <w:rsid w:val="00933746"/>
    <w:rsid w:val="00941F90"/>
    <w:rsid w:val="00943320"/>
    <w:rsid w:val="00943758"/>
    <w:rsid w:val="00943F37"/>
    <w:rsid w:val="0094785A"/>
    <w:rsid w:val="00953C8C"/>
    <w:rsid w:val="00956FBB"/>
    <w:rsid w:val="00962EAD"/>
    <w:rsid w:val="00964263"/>
    <w:rsid w:val="00964952"/>
    <w:rsid w:val="00967FD3"/>
    <w:rsid w:val="009775B7"/>
    <w:rsid w:val="00977E78"/>
    <w:rsid w:val="00980002"/>
    <w:rsid w:val="009804AD"/>
    <w:rsid w:val="00982CCD"/>
    <w:rsid w:val="009867F5"/>
    <w:rsid w:val="009957C8"/>
    <w:rsid w:val="00997D8E"/>
    <w:rsid w:val="009A0638"/>
    <w:rsid w:val="009B09BA"/>
    <w:rsid w:val="009B3D55"/>
    <w:rsid w:val="009B5778"/>
    <w:rsid w:val="009B6A51"/>
    <w:rsid w:val="009C1A5D"/>
    <w:rsid w:val="009D1D35"/>
    <w:rsid w:val="009E300F"/>
    <w:rsid w:val="009E33D7"/>
    <w:rsid w:val="009E4ED5"/>
    <w:rsid w:val="009E72DD"/>
    <w:rsid w:val="009F0585"/>
    <w:rsid w:val="009F6A22"/>
    <w:rsid w:val="00A04039"/>
    <w:rsid w:val="00A04EF3"/>
    <w:rsid w:val="00A12DED"/>
    <w:rsid w:val="00A17DCB"/>
    <w:rsid w:val="00A213C1"/>
    <w:rsid w:val="00A25688"/>
    <w:rsid w:val="00A2718E"/>
    <w:rsid w:val="00A30B73"/>
    <w:rsid w:val="00A30E30"/>
    <w:rsid w:val="00A31497"/>
    <w:rsid w:val="00A37571"/>
    <w:rsid w:val="00A401BC"/>
    <w:rsid w:val="00A46D1C"/>
    <w:rsid w:val="00A471DF"/>
    <w:rsid w:val="00A50B42"/>
    <w:rsid w:val="00A65DF3"/>
    <w:rsid w:val="00A70CBC"/>
    <w:rsid w:val="00A92BBD"/>
    <w:rsid w:val="00A93D8F"/>
    <w:rsid w:val="00A97A6A"/>
    <w:rsid w:val="00AA0743"/>
    <w:rsid w:val="00AB32E8"/>
    <w:rsid w:val="00AB7761"/>
    <w:rsid w:val="00AB7C02"/>
    <w:rsid w:val="00AC3AC0"/>
    <w:rsid w:val="00AE4B80"/>
    <w:rsid w:val="00AE7C4C"/>
    <w:rsid w:val="00AF6DA7"/>
    <w:rsid w:val="00AF7F02"/>
    <w:rsid w:val="00B00C7A"/>
    <w:rsid w:val="00B05146"/>
    <w:rsid w:val="00B05E7E"/>
    <w:rsid w:val="00B074E6"/>
    <w:rsid w:val="00B22F26"/>
    <w:rsid w:val="00B24F99"/>
    <w:rsid w:val="00B35FDB"/>
    <w:rsid w:val="00B504E3"/>
    <w:rsid w:val="00B517DF"/>
    <w:rsid w:val="00B555FA"/>
    <w:rsid w:val="00B55EA6"/>
    <w:rsid w:val="00B56B76"/>
    <w:rsid w:val="00B67999"/>
    <w:rsid w:val="00B67F6A"/>
    <w:rsid w:val="00B713F0"/>
    <w:rsid w:val="00B72460"/>
    <w:rsid w:val="00B73B2B"/>
    <w:rsid w:val="00B7608F"/>
    <w:rsid w:val="00B76817"/>
    <w:rsid w:val="00B829C0"/>
    <w:rsid w:val="00B95652"/>
    <w:rsid w:val="00BA4ED8"/>
    <w:rsid w:val="00BA7540"/>
    <w:rsid w:val="00BB2D3E"/>
    <w:rsid w:val="00BC2049"/>
    <w:rsid w:val="00BD638D"/>
    <w:rsid w:val="00BD6459"/>
    <w:rsid w:val="00BE0EE8"/>
    <w:rsid w:val="00BE734A"/>
    <w:rsid w:val="00BE7B42"/>
    <w:rsid w:val="00BF12A7"/>
    <w:rsid w:val="00C02A4E"/>
    <w:rsid w:val="00C10691"/>
    <w:rsid w:val="00C13369"/>
    <w:rsid w:val="00C14B44"/>
    <w:rsid w:val="00C14FF6"/>
    <w:rsid w:val="00C158BE"/>
    <w:rsid w:val="00C3166F"/>
    <w:rsid w:val="00C40B3A"/>
    <w:rsid w:val="00C42D3D"/>
    <w:rsid w:val="00C457E1"/>
    <w:rsid w:val="00C45AEB"/>
    <w:rsid w:val="00C47F6F"/>
    <w:rsid w:val="00C84C3E"/>
    <w:rsid w:val="00C87475"/>
    <w:rsid w:val="00C922A6"/>
    <w:rsid w:val="00C945DD"/>
    <w:rsid w:val="00CA0962"/>
    <w:rsid w:val="00CA1660"/>
    <w:rsid w:val="00CC35D7"/>
    <w:rsid w:val="00CD56EE"/>
    <w:rsid w:val="00CD59E9"/>
    <w:rsid w:val="00CE503E"/>
    <w:rsid w:val="00CF6F18"/>
    <w:rsid w:val="00D004F0"/>
    <w:rsid w:val="00D06E7D"/>
    <w:rsid w:val="00D079D2"/>
    <w:rsid w:val="00D07F5A"/>
    <w:rsid w:val="00D202AC"/>
    <w:rsid w:val="00D234D9"/>
    <w:rsid w:val="00D31691"/>
    <w:rsid w:val="00D5314F"/>
    <w:rsid w:val="00D53A27"/>
    <w:rsid w:val="00D5451E"/>
    <w:rsid w:val="00D54CBE"/>
    <w:rsid w:val="00D5615E"/>
    <w:rsid w:val="00D56A06"/>
    <w:rsid w:val="00D62315"/>
    <w:rsid w:val="00D6351A"/>
    <w:rsid w:val="00D63EF1"/>
    <w:rsid w:val="00D67422"/>
    <w:rsid w:val="00D67B3A"/>
    <w:rsid w:val="00D7765F"/>
    <w:rsid w:val="00D81812"/>
    <w:rsid w:val="00D85633"/>
    <w:rsid w:val="00D85C3C"/>
    <w:rsid w:val="00D919AC"/>
    <w:rsid w:val="00DC76A1"/>
    <w:rsid w:val="00DD6B06"/>
    <w:rsid w:val="00DE2244"/>
    <w:rsid w:val="00DE2F5A"/>
    <w:rsid w:val="00DE46CD"/>
    <w:rsid w:val="00DE484F"/>
    <w:rsid w:val="00DE6D4A"/>
    <w:rsid w:val="00DF1DAE"/>
    <w:rsid w:val="00DF5A79"/>
    <w:rsid w:val="00E0592F"/>
    <w:rsid w:val="00E330A9"/>
    <w:rsid w:val="00E44900"/>
    <w:rsid w:val="00E460F7"/>
    <w:rsid w:val="00E46D60"/>
    <w:rsid w:val="00E57062"/>
    <w:rsid w:val="00E63B70"/>
    <w:rsid w:val="00E643D5"/>
    <w:rsid w:val="00E8566A"/>
    <w:rsid w:val="00E949E9"/>
    <w:rsid w:val="00EA11E2"/>
    <w:rsid w:val="00EA1F93"/>
    <w:rsid w:val="00EA339D"/>
    <w:rsid w:val="00EB13E1"/>
    <w:rsid w:val="00EB1486"/>
    <w:rsid w:val="00EC6C17"/>
    <w:rsid w:val="00EE0C86"/>
    <w:rsid w:val="00EF4D3A"/>
    <w:rsid w:val="00F25A47"/>
    <w:rsid w:val="00F3396F"/>
    <w:rsid w:val="00F35BEF"/>
    <w:rsid w:val="00F36C85"/>
    <w:rsid w:val="00F37C08"/>
    <w:rsid w:val="00F41E3C"/>
    <w:rsid w:val="00F43CEC"/>
    <w:rsid w:val="00F442A1"/>
    <w:rsid w:val="00F51BEF"/>
    <w:rsid w:val="00F522CB"/>
    <w:rsid w:val="00F52D63"/>
    <w:rsid w:val="00F5349F"/>
    <w:rsid w:val="00F66AAB"/>
    <w:rsid w:val="00F73CB5"/>
    <w:rsid w:val="00F73DF9"/>
    <w:rsid w:val="00F8275F"/>
    <w:rsid w:val="00F84935"/>
    <w:rsid w:val="00F9103D"/>
    <w:rsid w:val="00F92CB6"/>
    <w:rsid w:val="00F92DCB"/>
    <w:rsid w:val="00F93933"/>
    <w:rsid w:val="00FA16C8"/>
    <w:rsid w:val="00FA39F5"/>
    <w:rsid w:val="00FB2A00"/>
    <w:rsid w:val="00FB7EB2"/>
    <w:rsid w:val="00FC0249"/>
    <w:rsid w:val="00FC5084"/>
    <w:rsid w:val="00FE0D28"/>
    <w:rsid w:val="00FE5808"/>
    <w:rsid w:val="00FF2729"/>
    <w:rsid w:val="00FF2BB9"/>
    <w:rsid w:val="00FF49BF"/>
    <w:rsid w:val="0120C3BD"/>
    <w:rsid w:val="01875249"/>
    <w:rsid w:val="020963A0"/>
    <w:rsid w:val="029293DC"/>
    <w:rsid w:val="0333DAE1"/>
    <w:rsid w:val="03A91B28"/>
    <w:rsid w:val="054E7D46"/>
    <w:rsid w:val="075560CC"/>
    <w:rsid w:val="07AE68D9"/>
    <w:rsid w:val="081AFD35"/>
    <w:rsid w:val="0825E70D"/>
    <w:rsid w:val="0836A3F8"/>
    <w:rsid w:val="08A49145"/>
    <w:rsid w:val="08CB0E71"/>
    <w:rsid w:val="0901A1D9"/>
    <w:rsid w:val="09367A54"/>
    <w:rsid w:val="094A6BAA"/>
    <w:rsid w:val="0A875E24"/>
    <w:rsid w:val="0B0C8493"/>
    <w:rsid w:val="0B495ABF"/>
    <w:rsid w:val="0B538E72"/>
    <w:rsid w:val="0CFBB9C4"/>
    <w:rsid w:val="0D75B9B7"/>
    <w:rsid w:val="0DCD2823"/>
    <w:rsid w:val="0EE22571"/>
    <w:rsid w:val="0F384C1F"/>
    <w:rsid w:val="0FC75511"/>
    <w:rsid w:val="0FFC8CAD"/>
    <w:rsid w:val="116EAE3B"/>
    <w:rsid w:val="1229C785"/>
    <w:rsid w:val="12391B14"/>
    <w:rsid w:val="133901B4"/>
    <w:rsid w:val="14557BE9"/>
    <w:rsid w:val="14DD0D90"/>
    <w:rsid w:val="15E1B271"/>
    <w:rsid w:val="161D372A"/>
    <w:rsid w:val="166E56D0"/>
    <w:rsid w:val="169F073B"/>
    <w:rsid w:val="17383F3E"/>
    <w:rsid w:val="177098A9"/>
    <w:rsid w:val="18074A99"/>
    <w:rsid w:val="1860C74D"/>
    <w:rsid w:val="1A77556B"/>
    <w:rsid w:val="1AB9B540"/>
    <w:rsid w:val="1AE313B7"/>
    <w:rsid w:val="1AE6D428"/>
    <w:rsid w:val="1AF5AEC7"/>
    <w:rsid w:val="1B1DC7EA"/>
    <w:rsid w:val="1BB7170E"/>
    <w:rsid w:val="1C66400C"/>
    <w:rsid w:val="1D153CDC"/>
    <w:rsid w:val="1D2D7620"/>
    <w:rsid w:val="1D428C75"/>
    <w:rsid w:val="1DB031E6"/>
    <w:rsid w:val="1DF6FF3E"/>
    <w:rsid w:val="1E086573"/>
    <w:rsid w:val="1E102BB1"/>
    <w:rsid w:val="1EA1E5B1"/>
    <w:rsid w:val="1EA7A5EA"/>
    <w:rsid w:val="1ED50C65"/>
    <w:rsid w:val="1EF8DAD0"/>
    <w:rsid w:val="1FDD97F9"/>
    <w:rsid w:val="2006A6D1"/>
    <w:rsid w:val="2059156B"/>
    <w:rsid w:val="21F14F71"/>
    <w:rsid w:val="23BE6F28"/>
    <w:rsid w:val="245F1C4E"/>
    <w:rsid w:val="24DB70F0"/>
    <w:rsid w:val="24E24B95"/>
    <w:rsid w:val="253864D7"/>
    <w:rsid w:val="25D7351C"/>
    <w:rsid w:val="2641EEE4"/>
    <w:rsid w:val="26B95D7B"/>
    <w:rsid w:val="26D6E652"/>
    <w:rsid w:val="272C13D8"/>
    <w:rsid w:val="28668537"/>
    <w:rsid w:val="2876D362"/>
    <w:rsid w:val="289C7971"/>
    <w:rsid w:val="292529E8"/>
    <w:rsid w:val="2998082B"/>
    <w:rsid w:val="2A91D624"/>
    <w:rsid w:val="2B15EA4B"/>
    <w:rsid w:val="2B81AD0A"/>
    <w:rsid w:val="2B8F7C40"/>
    <w:rsid w:val="2BD14CDD"/>
    <w:rsid w:val="2BDB773B"/>
    <w:rsid w:val="2CA8A070"/>
    <w:rsid w:val="2CC81FA2"/>
    <w:rsid w:val="2CEF7D60"/>
    <w:rsid w:val="2CF08F5E"/>
    <w:rsid w:val="2D810E61"/>
    <w:rsid w:val="2EDF1228"/>
    <w:rsid w:val="2EE0DA7E"/>
    <w:rsid w:val="2F45087D"/>
    <w:rsid w:val="2FBE5E14"/>
    <w:rsid w:val="30119154"/>
    <w:rsid w:val="3013E8BE"/>
    <w:rsid w:val="3066CF49"/>
    <w:rsid w:val="31D8126E"/>
    <w:rsid w:val="31E7BD8B"/>
    <w:rsid w:val="323EB38E"/>
    <w:rsid w:val="32431FA7"/>
    <w:rsid w:val="32B4C7A3"/>
    <w:rsid w:val="331FDDC9"/>
    <w:rsid w:val="339FC382"/>
    <w:rsid w:val="342606C3"/>
    <w:rsid w:val="34F222F6"/>
    <w:rsid w:val="34F8550A"/>
    <w:rsid w:val="35CCA16B"/>
    <w:rsid w:val="36890728"/>
    <w:rsid w:val="3863DB90"/>
    <w:rsid w:val="387B4A38"/>
    <w:rsid w:val="38814F71"/>
    <w:rsid w:val="38EB9C5D"/>
    <w:rsid w:val="3A4BD2CE"/>
    <w:rsid w:val="3B0A6FBA"/>
    <w:rsid w:val="3C19AA96"/>
    <w:rsid w:val="3C6FA6FA"/>
    <w:rsid w:val="3CC58C92"/>
    <w:rsid w:val="3CEC64E8"/>
    <w:rsid w:val="3D82A51F"/>
    <w:rsid w:val="3DE44F82"/>
    <w:rsid w:val="3E5177F7"/>
    <w:rsid w:val="3E996A1E"/>
    <w:rsid w:val="40700DED"/>
    <w:rsid w:val="41F68CF7"/>
    <w:rsid w:val="4251C3A9"/>
    <w:rsid w:val="428597AE"/>
    <w:rsid w:val="434B613F"/>
    <w:rsid w:val="43561710"/>
    <w:rsid w:val="43A94913"/>
    <w:rsid w:val="4425BFDE"/>
    <w:rsid w:val="447D7193"/>
    <w:rsid w:val="44C73317"/>
    <w:rsid w:val="44DE3266"/>
    <w:rsid w:val="45910353"/>
    <w:rsid w:val="4778B014"/>
    <w:rsid w:val="48400CAC"/>
    <w:rsid w:val="486D6493"/>
    <w:rsid w:val="4997F54C"/>
    <w:rsid w:val="49E9AE29"/>
    <w:rsid w:val="4A289F34"/>
    <w:rsid w:val="4A2C0E6A"/>
    <w:rsid w:val="4AD8DA07"/>
    <w:rsid w:val="4BDEEF8B"/>
    <w:rsid w:val="4CE0A126"/>
    <w:rsid w:val="4CFFCAEE"/>
    <w:rsid w:val="4D2D5789"/>
    <w:rsid w:val="4EAC0CE8"/>
    <w:rsid w:val="4F83920D"/>
    <w:rsid w:val="4FF79AD5"/>
    <w:rsid w:val="50935710"/>
    <w:rsid w:val="513B77E0"/>
    <w:rsid w:val="5196F8A1"/>
    <w:rsid w:val="51AFCCEA"/>
    <w:rsid w:val="52912195"/>
    <w:rsid w:val="52A12EAE"/>
    <w:rsid w:val="541A5B9F"/>
    <w:rsid w:val="5472A2D0"/>
    <w:rsid w:val="551D7B11"/>
    <w:rsid w:val="552F2D3D"/>
    <w:rsid w:val="555D9004"/>
    <w:rsid w:val="56238511"/>
    <w:rsid w:val="56501ED2"/>
    <w:rsid w:val="56F08221"/>
    <w:rsid w:val="57D391D2"/>
    <w:rsid w:val="581B3A87"/>
    <w:rsid w:val="582CD9B4"/>
    <w:rsid w:val="5851954F"/>
    <w:rsid w:val="587DF020"/>
    <w:rsid w:val="58A6CB8D"/>
    <w:rsid w:val="58E1D8E7"/>
    <w:rsid w:val="5939C35E"/>
    <w:rsid w:val="59566961"/>
    <w:rsid w:val="5966D164"/>
    <w:rsid w:val="59C9F78F"/>
    <w:rsid w:val="5A03F3FC"/>
    <w:rsid w:val="5A558EAB"/>
    <w:rsid w:val="5AFB9B42"/>
    <w:rsid w:val="5B0293F8"/>
    <w:rsid w:val="5B9F326B"/>
    <w:rsid w:val="5BD2BBE0"/>
    <w:rsid w:val="5C816C29"/>
    <w:rsid w:val="5C8C33D8"/>
    <w:rsid w:val="5C9924E8"/>
    <w:rsid w:val="5D0B8D04"/>
    <w:rsid w:val="5D5DFEE7"/>
    <w:rsid w:val="5D658310"/>
    <w:rsid w:val="5D845DE6"/>
    <w:rsid w:val="5DA52576"/>
    <w:rsid w:val="5E415414"/>
    <w:rsid w:val="5E8C7759"/>
    <w:rsid w:val="5EA30E6B"/>
    <w:rsid w:val="5F04A15B"/>
    <w:rsid w:val="5F29BFEE"/>
    <w:rsid w:val="5F342A9A"/>
    <w:rsid w:val="5F4778E0"/>
    <w:rsid w:val="602C62E4"/>
    <w:rsid w:val="602F7816"/>
    <w:rsid w:val="6080A455"/>
    <w:rsid w:val="60AF07F0"/>
    <w:rsid w:val="60DEE9DE"/>
    <w:rsid w:val="60E4FA21"/>
    <w:rsid w:val="60F4103B"/>
    <w:rsid w:val="61A56238"/>
    <w:rsid w:val="61AD4E92"/>
    <w:rsid w:val="61D7B753"/>
    <w:rsid w:val="6286BE12"/>
    <w:rsid w:val="629480E7"/>
    <w:rsid w:val="63D86AE2"/>
    <w:rsid w:val="64169D69"/>
    <w:rsid w:val="643B713B"/>
    <w:rsid w:val="65063526"/>
    <w:rsid w:val="65265AF1"/>
    <w:rsid w:val="652A2A6D"/>
    <w:rsid w:val="653B5530"/>
    <w:rsid w:val="654D6644"/>
    <w:rsid w:val="657C1431"/>
    <w:rsid w:val="65D56C40"/>
    <w:rsid w:val="662763E3"/>
    <w:rsid w:val="669E53CC"/>
    <w:rsid w:val="66ACB02F"/>
    <w:rsid w:val="66E13AD0"/>
    <w:rsid w:val="66E5F8FE"/>
    <w:rsid w:val="66F5B012"/>
    <w:rsid w:val="67BDDAC9"/>
    <w:rsid w:val="683EBD52"/>
    <w:rsid w:val="695588AB"/>
    <w:rsid w:val="69562657"/>
    <w:rsid w:val="697B606E"/>
    <w:rsid w:val="69A8CCF6"/>
    <w:rsid w:val="69E5EE16"/>
    <w:rsid w:val="6AAF3609"/>
    <w:rsid w:val="6AB24F1E"/>
    <w:rsid w:val="6B8FBD62"/>
    <w:rsid w:val="6BB0E270"/>
    <w:rsid w:val="6CBF7EBC"/>
    <w:rsid w:val="6CDA99D1"/>
    <w:rsid w:val="6CF0E16E"/>
    <w:rsid w:val="6EA3E23A"/>
    <w:rsid w:val="6F232EAA"/>
    <w:rsid w:val="6F52C69F"/>
    <w:rsid w:val="6F70AC82"/>
    <w:rsid w:val="6FD24B44"/>
    <w:rsid w:val="702EFA7F"/>
    <w:rsid w:val="7083CB57"/>
    <w:rsid w:val="725D9F0C"/>
    <w:rsid w:val="73050526"/>
    <w:rsid w:val="7411E328"/>
    <w:rsid w:val="7464DA46"/>
    <w:rsid w:val="74D4B56D"/>
    <w:rsid w:val="74E29035"/>
    <w:rsid w:val="75D8DB90"/>
    <w:rsid w:val="767FE3F8"/>
    <w:rsid w:val="76FA9F11"/>
    <w:rsid w:val="77413DDC"/>
    <w:rsid w:val="77F0DC22"/>
    <w:rsid w:val="7815051A"/>
    <w:rsid w:val="78683749"/>
    <w:rsid w:val="78DFD402"/>
    <w:rsid w:val="78FDC59C"/>
    <w:rsid w:val="790448DB"/>
    <w:rsid w:val="7948D1D4"/>
    <w:rsid w:val="79F9386A"/>
    <w:rsid w:val="7B3576FC"/>
    <w:rsid w:val="7B62DD45"/>
    <w:rsid w:val="7B65A6DF"/>
    <w:rsid w:val="7BAFD3ED"/>
    <w:rsid w:val="7BC60D2A"/>
    <w:rsid w:val="7CBE010B"/>
    <w:rsid w:val="7E21FCD0"/>
    <w:rsid w:val="7F882CEA"/>
    <w:rsid w:val="7FD3B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D5C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C67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:szCs w:val="24"/>
    </w:rPr>
  </w:style>
  <w:style w:type="paragraph" w:styleId="Heading1">
    <w:name w:val="heading 1"/>
    <w:aliases w:val="ToolsHeading 1,Main Title,Main Title1,Main Title2,Main Title3,Main Title4,H1,h1,l1,Head 1 (Chapter heading),Head 1,Head 11,Head 12,Head 111,Head 13,Head 112,Head 14,Head 113,Head 15,Head 114,Head 16,Head 115,Head 17,Head 116,Head 18,Head 117"/>
    <w:next w:val="Normal"/>
    <w:link w:val="Heading1Char"/>
    <w:qFormat/>
    <w:rsid w:val="00B73B2B"/>
    <w:pPr>
      <w:keepNext/>
      <w:tabs>
        <w:tab w:val="right" w:pos="-360"/>
      </w:tabs>
      <w:spacing w:before="240" w:after="0" w:line="240" w:lineRule="auto"/>
      <w:outlineLvl w:val="0"/>
    </w:pPr>
    <w:rPr>
      <w:rFonts w:ascii="Arial" w:eastAsia="Times New Roman" w:hAnsi="Arial" w:cs="Angsana New"/>
      <w:b/>
      <w:noProof/>
      <w:color w:val="000000"/>
      <w:kern w:val="0"/>
      <w:sz w:val="40"/>
      <w:szCs w:val="20"/>
      <w:lang w:bidi="ar-SA"/>
    </w:rPr>
  </w:style>
  <w:style w:type="paragraph" w:styleId="Heading2">
    <w:name w:val="heading 2"/>
    <w:aliases w:val="ToolsHeading 2,H2,h2,l2,list 2,list 2,heading 2TOC,List level 2,2,Header 2,2nd level,L1 Heading 2,u2,A,A.B.C.,Head 2,Proposal2,Chapter,1.Seite,Sub Heading,Reset numbering,Chapter Title,Heading,heading 2,2m"/>
    <w:basedOn w:val="Heading1"/>
    <w:next w:val="Normal"/>
    <w:link w:val="Heading2Char"/>
    <w:qFormat/>
    <w:rsid w:val="00B73B2B"/>
    <w:pPr>
      <w:outlineLvl w:val="1"/>
    </w:pPr>
    <w:rPr>
      <w:sz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2E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oolsHeading 1 Char,Main Title Char,Main Title1 Char,Main Title2 Char,Main Title3 Char,Main Title4 Char,H1 Char,h1 Char,l1 Char,Head 1 (Chapter heading) Char,Head 1 Char,Head 11 Char,Head 12 Char,Head 111 Char,Head 13 Char,Head 112 Char"/>
    <w:basedOn w:val="DefaultParagraphFont"/>
    <w:link w:val="Heading1"/>
    <w:rsid w:val="00B73B2B"/>
    <w:rPr>
      <w:rFonts w:ascii="Arial" w:eastAsia="Times New Roman" w:hAnsi="Arial" w:cs="Angsana New"/>
      <w:b/>
      <w:noProof/>
      <w:color w:val="000000"/>
      <w:kern w:val="0"/>
      <w:sz w:val="40"/>
      <w:szCs w:val="20"/>
      <w:lang w:bidi="ar-SA"/>
    </w:rPr>
  </w:style>
  <w:style w:type="character" w:customStyle="1" w:styleId="Heading2Char">
    <w:name w:val="Heading 2 Char"/>
    <w:aliases w:val="ToolsHeading 2 Char,H2 Char,h2 Char,l2 Char,list 2 Char,list 2 Char,heading 2TOC Char,List level 2 Char,2 Char,Header 2 Char,2nd level Char,L1 Heading 2 Char,u2 Char,A Char,A.B.C. Char,Head 2 Char,Proposal2 Char,Chapter Char,1.Seite Char"/>
    <w:basedOn w:val="DefaultParagraphFont"/>
    <w:link w:val="Heading2"/>
    <w:rsid w:val="00B73B2B"/>
    <w:rPr>
      <w:rFonts w:ascii="Arial" w:eastAsia="Times New Roman" w:hAnsi="Arial" w:cs="Angsana New"/>
      <w:b/>
      <w:noProof/>
      <w:color w:val="000000"/>
      <w:kern w:val="0"/>
      <w:sz w:val="36"/>
      <w:szCs w:val="20"/>
      <w:lang w:bidi="ar-SA"/>
    </w:rPr>
  </w:style>
  <w:style w:type="paragraph" w:styleId="Header">
    <w:name w:val="header"/>
    <w:aliases w:val="En-tête 1.1,Header - Shell External Comms"/>
    <w:basedOn w:val="Normal"/>
    <w:link w:val="HeaderChar"/>
    <w:rsid w:val="00B73B2B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,Header - Shell External Comms Char"/>
    <w:basedOn w:val="DefaultParagraphFont"/>
    <w:link w:val="Header"/>
    <w:rsid w:val="00B73B2B"/>
    <w:rPr>
      <w:rFonts w:ascii="Times New Roman" w:eastAsia="Times New Roman" w:hAnsi="Times New Roman" w:cs="Angsana New"/>
      <w:kern w:val="0"/>
      <w:sz w:val="24"/>
      <w:szCs w:val="24"/>
    </w:rPr>
  </w:style>
  <w:style w:type="character" w:styleId="PageNumber">
    <w:name w:val="page number"/>
    <w:rsid w:val="00B73B2B"/>
  </w:style>
  <w:style w:type="character" w:styleId="Hyperlink">
    <w:name w:val="Hyperlink"/>
    <w:uiPriority w:val="99"/>
    <w:rsid w:val="00B73B2B"/>
    <w:rPr>
      <w:color w:val="0000FF"/>
      <w:u w:val="single"/>
    </w:rPr>
  </w:style>
  <w:style w:type="paragraph" w:customStyle="1" w:styleId="WZCover1">
    <w:name w:val="WZ_Cover1"/>
    <w:basedOn w:val="Normal"/>
    <w:rsid w:val="00B73B2B"/>
    <w:pPr>
      <w:spacing w:before="120"/>
      <w:jc w:val="right"/>
    </w:pPr>
    <w:rPr>
      <w:rFonts w:ascii="Arial" w:hAnsi="Arial" w:cs="Arial"/>
      <w:b/>
      <w:i/>
      <w:color w:val="CC0000"/>
      <w:sz w:val="36"/>
      <w:szCs w:val="36"/>
      <w:lang w:bidi="ar-SA"/>
    </w:rPr>
  </w:style>
  <w:style w:type="paragraph" w:styleId="BodyText">
    <w:name w:val="Body Text"/>
    <w:basedOn w:val="Normal"/>
    <w:link w:val="BodyTextChar"/>
    <w:unhideWhenUsed/>
    <w:rsid w:val="00B73B2B"/>
    <w:pPr>
      <w:spacing w:after="120"/>
    </w:pPr>
    <w:rPr>
      <w:szCs w:val="30"/>
    </w:rPr>
  </w:style>
  <w:style w:type="character" w:customStyle="1" w:styleId="BodyTextChar">
    <w:name w:val="Body Text Char"/>
    <w:basedOn w:val="DefaultParagraphFont"/>
    <w:link w:val="BodyText"/>
    <w:rsid w:val="00B73B2B"/>
    <w:rPr>
      <w:rFonts w:ascii="Times New Roman" w:eastAsia="Times New Roman" w:hAnsi="Times New Roman" w:cs="Angsana New"/>
      <w:kern w:val="0"/>
      <w:sz w:val="24"/>
      <w:szCs w:val="30"/>
    </w:rPr>
  </w:style>
  <w:style w:type="paragraph" w:styleId="TOC1">
    <w:name w:val="toc 1"/>
    <w:basedOn w:val="Normal"/>
    <w:next w:val="Normal"/>
    <w:uiPriority w:val="39"/>
    <w:rsid w:val="00B73B2B"/>
    <w:pPr>
      <w:spacing w:before="120" w:after="120"/>
    </w:pPr>
    <w:rPr>
      <w:rFonts w:ascii="Calibri" w:hAnsi="Calibri"/>
      <w:b/>
      <w:bCs/>
      <w:caps/>
      <w:sz w:val="20"/>
      <w:szCs w:val="23"/>
    </w:rPr>
  </w:style>
  <w:style w:type="paragraph" w:styleId="TOC2">
    <w:name w:val="toc 2"/>
    <w:basedOn w:val="TOC1"/>
    <w:next w:val="Normal"/>
    <w:uiPriority w:val="39"/>
    <w:rsid w:val="00B73B2B"/>
    <w:pPr>
      <w:spacing w:before="0" w:after="0"/>
      <w:ind w:left="240"/>
    </w:pPr>
    <w:rPr>
      <w:b w:val="0"/>
      <w:bCs w:val="0"/>
      <w:caps w:val="0"/>
      <w:smallCaps/>
    </w:rPr>
  </w:style>
  <w:style w:type="table" w:styleId="TableGrid">
    <w:name w:val="Table Grid"/>
    <w:basedOn w:val="TableNormal"/>
    <w:uiPriority w:val="39"/>
    <w:rsid w:val="00B73B2B"/>
    <w:pPr>
      <w:spacing w:before="120" w:after="0" w:line="240" w:lineRule="auto"/>
      <w:jc w:val="both"/>
    </w:pPr>
    <w:rPr>
      <w:rFonts w:ascii="Times New Roman" w:eastAsia="Times New Roman" w:hAnsi="Times New Roman" w:cs="Angsana New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3B2B"/>
    <w:pPr>
      <w:ind w:left="720"/>
    </w:pPr>
    <w:rPr>
      <w:szCs w:val="30"/>
    </w:rPr>
  </w:style>
  <w:style w:type="paragraph" w:styleId="Footer">
    <w:name w:val="footer"/>
    <w:basedOn w:val="Normal"/>
    <w:link w:val="FooterChar"/>
    <w:uiPriority w:val="99"/>
    <w:unhideWhenUsed/>
    <w:rsid w:val="000A11E4"/>
    <w:pPr>
      <w:tabs>
        <w:tab w:val="center" w:pos="4513"/>
        <w:tab w:val="right" w:pos="9026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0A11E4"/>
    <w:rPr>
      <w:rFonts w:ascii="Times New Roman" w:eastAsia="Times New Roman" w:hAnsi="Times New Roman" w:cs="Angsana New"/>
      <w:kern w:val="0"/>
      <w:sz w:val="24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EF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5158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5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B95652"/>
    <w:pPr>
      <w:spacing w:after="100"/>
      <w:ind w:left="480"/>
    </w:pPr>
    <w:rPr>
      <w:szCs w:val="30"/>
    </w:rPr>
  </w:style>
  <w:style w:type="character" w:customStyle="1" w:styleId="normaltextrun">
    <w:name w:val="normaltextrun"/>
    <w:basedOn w:val="DefaultParagraphFont"/>
    <w:rsid w:val="00D079D2"/>
  </w:style>
  <w:style w:type="paragraph" w:customStyle="1" w:styleId="paragraph">
    <w:name w:val="paragraph"/>
    <w:basedOn w:val="Normal"/>
    <w:rsid w:val="00D079D2"/>
    <w:pPr>
      <w:spacing w:before="100" w:beforeAutospacing="1" w:after="100" w:afterAutospacing="1"/>
    </w:pPr>
    <w:rPr>
      <w:rFonts w:cs="Times New Roman"/>
      <w:lang w:eastAsia="zh-CN"/>
    </w:rPr>
  </w:style>
  <w:style w:type="character" w:customStyle="1" w:styleId="eop">
    <w:name w:val="eop"/>
    <w:basedOn w:val="DefaultParagraphFont"/>
    <w:rsid w:val="00D079D2"/>
  </w:style>
  <w:style w:type="paragraph" w:styleId="TOCHeading">
    <w:name w:val="TOC Heading"/>
    <w:basedOn w:val="Heading1"/>
    <w:next w:val="Normal"/>
    <w:uiPriority w:val="39"/>
    <w:unhideWhenUsed/>
    <w:qFormat/>
    <w:rsid w:val="001E6B5A"/>
    <w:pPr>
      <w:keepLines/>
      <w:tabs>
        <w:tab w:val="clear" w:pos="-360"/>
      </w:tabs>
      <w:spacing w:line="259" w:lineRule="auto"/>
      <w:outlineLvl w:val="9"/>
    </w:pPr>
    <w:rPr>
      <w:rFonts w:asciiTheme="majorHAnsi" w:eastAsiaTheme="majorEastAsia" w:hAnsiTheme="majorHAnsi" w:cstheme="majorBidi"/>
      <w:b w:val="0"/>
      <w:noProof w:val="0"/>
      <w:color w:val="2F5496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E6B5A"/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6B5A"/>
    <w:rPr>
      <w:rFonts w:ascii="Times New Roman" w:eastAsia="Times New Roman" w:hAnsi="Times New Roman" w:cs="Angsana New"/>
      <w:kern w:val="0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1E6B5A"/>
    <w:rPr>
      <w:vertAlign w:val="superscript"/>
    </w:rPr>
  </w:style>
  <w:style w:type="character" w:customStyle="1" w:styleId="ui-provider">
    <w:name w:val="ui-provider"/>
    <w:basedOn w:val="DefaultParagraphFont"/>
    <w:rsid w:val="00933746"/>
  </w:style>
  <w:style w:type="character" w:styleId="FollowedHyperlink">
    <w:name w:val="FollowedHyperlink"/>
    <w:basedOn w:val="DefaultParagraphFont"/>
    <w:uiPriority w:val="99"/>
    <w:semiHidden/>
    <w:unhideWhenUsed/>
    <w:rsid w:val="00500AB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15F5C"/>
    <w:pPr>
      <w:spacing w:before="100" w:beforeAutospacing="1" w:after="100" w:afterAutospacing="1"/>
    </w:pPr>
    <w:rPr>
      <w:rFonts w:asciiTheme="majorHAnsi" w:hAnsiTheme="majorHAnsi" w:cs="Times New Roman"/>
      <w14:ligatures w14:val="none"/>
    </w:rPr>
  </w:style>
  <w:style w:type="paragraph" w:styleId="ListBullet">
    <w:name w:val="List Bullet"/>
    <w:basedOn w:val="Normal"/>
    <w:uiPriority w:val="99"/>
    <w:unhideWhenUsed/>
    <w:rsid w:val="007E324E"/>
    <w:pPr>
      <w:numPr>
        <w:numId w:val="8"/>
      </w:numPr>
      <w:contextualSpacing/>
    </w:pPr>
    <w:rPr>
      <w:rFonts w:asciiTheme="majorHAnsi" w:hAnsiTheme="majorHAnsi"/>
      <w:szCs w:val="30"/>
      <w14:ligatures w14:val="none"/>
    </w:rPr>
  </w:style>
  <w:style w:type="paragraph" w:styleId="Revision">
    <w:name w:val="Revision"/>
    <w:hidden/>
    <w:uiPriority w:val="99"/>
    <w:semiHidden/>
    <w:rsid w:val="004823A0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:szCs w:val="30"/>
    </w:rPr>
  </w:style>
  <w:style w:type="character" w:styleId="Strong">
    <w:name w:val="Strong"/>
    <w:basedOn w:val="DefaultParagraphFont"/>
    <w:uiPriority w:val="22"/>
    <w:qFormat/>
    <w:rsid w:val="00657C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8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90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1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86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9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6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2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12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9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32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4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56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7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7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8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21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62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2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6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12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0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9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2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1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1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32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51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9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9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2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59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1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8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63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42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9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1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0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0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93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96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55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87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4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7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43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2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94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7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24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1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1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9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5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3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0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41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30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66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7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5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40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5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34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22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9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1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03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4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76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84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2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7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67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5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58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0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1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8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7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50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3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6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6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75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74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5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73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4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51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41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6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67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5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2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3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23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5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68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28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898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5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07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3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64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887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63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0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78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9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98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7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3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7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63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9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3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9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7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22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2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2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1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6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03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0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4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7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5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0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49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76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21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7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92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6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04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6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2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6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82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7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004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4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5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2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9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7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65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7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27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42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5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3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1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8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1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9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86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50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4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7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8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1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4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10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2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3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04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81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20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00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7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1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3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1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4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0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3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2717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2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75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1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79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6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5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4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6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95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50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4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8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85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3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8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17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1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96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7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29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8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0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9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54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1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LOUDSOFT.CO.TH" TargetMode="External"/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FD25E-6642-40DC-99B9-7E2EDF0F7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2025-01-20T09:11:00Z</cp:lastPrinted>
  <dcterms:created xsi:type="dcterms:W3CDTF">2025-01-29T11:00:00Z</dcterms:created>
  <dcterms:modified xsi:type="dcterms:W3CDTF">2025-01-29T11:00:00Z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7a479984,2cc559f6,4299da59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 Use Only </vt:lpwstr>
  </property>
  <property fmtid="{D5CDD505-2E9C-101B-9397-08002B2CF9AE}" pid="5" name="MSIP_Label_595306b2-f38e-41ce-ac93-fec93bfe8c59_Enabled">
    <vt:lpwstr>true</vt:lpwstr>
  </property>
  <property fmtid="{D5CDD505-2E9C-101B-9397-08002B2CF9AE}" pid="6" name="MSIP_Label_595306b2-f38e-41ce-ac93-fec93bfe8c59_SetDate">
    <vt:lpwstr>2024-02-02T05:39:05Z</vt:lpwstr>
  </property>
  <property fmtid="{D5CDD505-2E9C-101B-9397-08002B2CF9AE}" pid="7" name="MSIP_Label_595306b2-f38e-41ce-ac93-fec93bfe8c59_Method">
    <vt:lpwstr>Standard</vt:lpwstr>
  </property>
  <property fmtid="{D5CDD505-2E9C-101B-9397-08002B2CF9AE}" pid="8" name="MSIP_Label_595306b2-f38e-41ce-ac93-fec93bfe8c59_Name">
    <vt:lpwstr>3rd party with NDA Contact</vt:lpwstr>
  </property>
  <property fmtid="{D5CDD505-2E9C-101B-9397-08002B2CF9AE}" pid="9" name="MSIP_Label_595306b2-f38e-41ce-ac93-fec93bfe8c59_SiteId">
    <vt:lpwstr>ab557ed1-5aa1-4bd1-b227-08741ba1017f</vt:lpwstr>
  </property>
  <property fmtid="{D5CDD505-2E9C-101B-9397-08002B2CF9AE}" pid="10" name="MSIP_Label_595306b2-f38e-41ce-ac93-fec93bfe8c59_ActionId">
    <vt:lpwstr>75075a52-97a2-4574-a962-3d99d6855ac4</vt:lpwstr>
  </property>
  <property fmtid="{D5CDD505-2E9C-101B-9397-08002B2CF9AE}" pid="11" name="MSIP_Label_595306b2-f38e-41ce-ac93-fec93bfe8c59_ContentBits">
    <vt:lpwstr>1</vt:lpwstr>
  </property>
</Properties>
</file>